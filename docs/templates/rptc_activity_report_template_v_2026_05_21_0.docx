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18D3" w14:textId="77777777" w:rsidR="00392702" w:rsidRDefault="00392702" w:rsidP="006F2F37">
      <w:pPr>
        <w:widowControl w:val="0"/>
        <w:spacing w:after="0" w:line="240" w:lineRule="auto"/>
        <w:jc w:val="both"/>
        <w:rPr>
          <w:rFonts w:eastAsia="MS Mincho" w:cs="Times New Roman"/>
          <w:b/>
          <w:kern w:val="2"/>
          <w:sz w:val="24"/>
          <w:szCs w:val="24"/>
          <w:lang w:val="en-US" w:eastAsia="ja-JP"/>
        </w:rPr>
      </w:pPr>
      <w:ins w:id="0" w:author="Nina Brandt" w:date="2019-12-17T10:34:00Z">
        <w:r w:rsidRPr="002702E2">
          <w:rPr>
            <w:noProof/>
            <w:sz w:val="28"/>
            <w:szCs w:val="28"/>
          </w:rPr>
          <w:drawing>
            <wp:anchor distT="0" distB="0" distL="114300" distR="114300" simplePos="0" relativeHeight="251657216" behindDoc="1" locked="0" layoutInCell="1" allowOverlap="1" wp14:anchorId="2D7A4F4E" wp14:editId="48412A85">
              <wp:simplePos x="0" y="0"/>
              <wp:positionH relativeFrom="column">
                <wp:posOffset>-38100</wp:posOffset>
              </wp:positionH>
              <wp:positionV relativeFrom="paragraph">
                <wp:posOffset>79375</wp:posOffset>
              </wp:positionV>
              <wp:extent cx="3205480" cy="616585"/>
              <wp:effectExtent l="0" t="0" r="0" b="0"/>
              <wp:wrapSquare wrapText="bothSides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205480" cy="6165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</w:p>
    <w:p w14:paraId="27D73763" w14:textId="77777777" w:rsidR="002702E2" w:rsidRDefault="00845CDC" w:rsidP="006F2F37">
      <w:pPr>
        <w:widowControl w:val="0"/>
        <w:spacing w:after="0" w:line="240" w:lineRule="auto"/>
        <w:jc w:val="both"/>
        <w:rPr>
          <w:rFonts w:eastAsia="MS Mincho" w:cs="Times New Roman"/>
          <w:b/>
          <w:kern w:val="2"/>
          <w:sz w:val="28"/>
          <w:szCs w:val="28"/>
          <w:lang w:val="en-US" w:eastAsia="ja-JP"/>
        </w:rPr>
      </w:pPr>
      <w:r>
        <w:rPr>
          <w:rFonts w:eastAsia="MS Mincho" w:cs="Times New Roman"/>
          <w:b/>
          <w:kern w:val="2"/>
          <w:sz w:val="28"/>
          <w:szCs w:val="28"/>
          <w:lang w:val="en-US" w:eastAsia="ja-JP"/>
        </w:rPr>
        <w:t>RPTC ACTIVITY</w:t>
      </w:r>
      <w:r w:rsidR="00DA26B1">
        <w:rPr>
          <w:rFonts w:eastAsia="MS Mincho" w:cs="Times New Roman"/>
          <w:b/>
          <w:kern w:val="2"/>
          <w:sz w:val="28"/>
          <w:szCs w:val="28"/>
          <w:lang w:val="en-US" w:eastAsia="ja-JP"/>
        </w:rPr>
        <w:t xml:space="preserve"> REPORT </w:t>
      </w:r>
    </w:p>
    <w:p w14:paraId="0674978D" w14:textId="77777777" w:rsidR="00845CDC" w:rsidRDefault="00DA26B1" w:rsidP="002702E2">
      <w:pPr>
        <w:widowControl w:val="0"/>
        <w:spacing w:after="0" w:line="240" w:lineRule="auto"/>
        <w:ind w:firstLine="720"/>
        <w:jc w:val="both"/>
        <w:rPr>
          <w:rFonts w:eastAsia="MS Mincho" w:cs="Times New Roman"/>
          <w:bCs/>
          <w:kern w:val="2"/>
          <w:sz w:val="28"/>
          <w:szCs w:val="28"/>
          <w:lang w:val="en-US" w:eastAsia="ja-JP"/>
        </w:rPr>
      </w:pPr>
      <w:r>
        <w:rPr>
          <w:rFonts w:eastAsia="MS Mincho" w:cs="Times New Roman"/>
          <w:b/>
          <w:kern w:val="2"/>
          <w:sz w:val="28"/>
          <w:szCs w:val="28"/>
          <w:lang w:val="en-US" w:eastAsia="ja-JP"/>
        </w:rPr>
        <w:t>TEMPLATE</w:t>
      </w:r>
      <w:r w:rsidR="00845CDC">
        <w:rPr>
          <w:rFonts w:eastAsia="MS Mincho" w:cs="Times New Roman"/>
          <w:bCs/>
          <w:kern w:val="2"/>
          <w:sz w:val="28"/>
          <w:szCs w:val="28"/>
          <w:lang w:val="en-US" w:eastAsia="ja-JP"/>
        </w:rPr>
        <w:t xml:space="preserve"> </w:t>
      </w:r>
    </w:p>
    <w:p w14:paraId="41E6B3BF" w14:textId="77777777" w:rsidR="0077792B" w:rsidRDefault="0077792B" w:rsidP="00F52C4F">
      <w:pPr>
        <w:widowControl w:val="0"/>
        <w:spacing w:after="0" w:line="240" w:lineRule="auto"/>
        <w:rPr>
          <w:rFonts w:eastAsia="MS Mincho" w:cs="Times New Roman"/>
          <w:bCs/>
          <w:color w:val="0070C0"/>
          <w:kern w:val="2"/>
          <w:lang w:val="en-US" w:eastAsia="ja-JP"/>
        </w:rPr>
      </w:pPr>
    </w:p>
    <w:p w14:paraId="4A8A70B7" w14:textId="77777777" w:rsidR="00E35D34" w:rsidRPr="00DC5591" w:rsidRDefault="0077792B" w:rsidP="006F2F37">
      <w:pPr>
        <w:widowControl w:val="0"/>
        <w:spacing w:after="0" w:line="240" w:lineRule="auto"/>
        <w:jc w:val="both"/>
        <w:rPr>
          <w:rFonts w:eastAsia="MS Mincho" w:cs="Times New Roman"/>
          <w:b/>
          <w:color w:val="4F81BD" w:themeColor="accent1"/>
          <w:kern w:val="2"/>
          <w:lang w:val="en-US" w:eastAsia="ja-JP"/>
        </w:rPr>
      </w:pPr>
      <w:r w:rsidRPr="00DC5591">
        <w:rPr>
          <w:rFonts w:eastAsia="MS Mincho" w:cs="Times New Roman"/>
          <w:b/>
          <w:color w:val="4F81BD" w:themeColor="accent1"/>
          <w:kern w:val="2"/>
          <w:lang w:val="en-US" w:eastAsia="ja-JP"/>
        </w:rPr>
        <w:t xml:space="preserve">Please complete </w:t>
      </w:r>
      <w:r w:rsidR="00065CBB">
        <w:rPr>
          <w:rFonts w:eastAsia="MS Mincho" w:cs="Times New Roman"/>
          <w:b/>
          <w:color w:val="4F81BD" w:themeColor="accent1"/>
          <w:kern w:val="2"/>
          <w:lang w:val="en-US" w:eastAsia="ja-JP"/>
        </w:rPr>
        <w:t>the datasheet on page</w:t>
      </w:r>
      <w:r w:rsidR="004E20B4">
        <w:rPr>
          <w:rFonts w:eastAsia="MS Mincho" w:cs="Times New Roman"/>
          <w:b/>
          <w:color w:val="4F81BD" w:themeColor="accent1"/>
          <w:kern w:val="2"/>
          <w:lang w:val="en-US" w:eastAsia="ja-JP"/>
        </w:rPr>
        <w:t xml:space="preserve"> 1</w:t>
      </w:r>
      <w:r w:rsidRPr="00DC5591">
        <w:rPr>
          <w:rFonts w:eastAsia="MS Mincho" w:cs="Times New Roman"/>
          <w:b/>
          <w:color w:val="4F81BD" w:themeColor="accent1"/>
          <w:kern w:val="2"/>
          <w:lang w:val="en-US" w:eastAsia="ja-JP"/>
        </w:rPr>
        <w:t xml:space="preserve"> for each RPTC activity</w:t>
      </w:r>
      <w:r w:rsidR="004E20B4">
        <w:rPr>
          <w:rFonts w:eastAsia="MS Mincho" w:cs="Times New Roman"/>
          <w:b/>
          <w:color w:val="4F81BD" w:themeColor="accent1"/>
          <w:kern w:val="2"/>
          <w:lang w:val="en-US" w:eastAsia="ja-JP"/>
        </w:rPr>
        <w:t xml:space="preserve"> (repeating the page as needed)</w:t>
      </w:r>
    </w:p>
    <w:p w14:paraId="3C12FD83" w14:textId="77777777" w:rsidR="0077792B" w:rsidRPr="00E35D34" w:rsidRDefault="0077792B" w:rsidP="006F2F37">
      <w:pPr>
        <w:widowControl w:val="0"/>
        <w:spacing w:after="0" w:line="240" w:lineRule="auto"/>
        <w:jc w:val="both"/>
        <w:rPr>
          <w:rFonts w:eastAsia="MS Mincho" w:cs="Times New Roman"/>
          <w:bCs/>
          <w:kern w:val="2"/>
          <w:lang w:val="en-US" w:eastAsia="ja-JP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35"/>
        <w:gridCol w:w="1372"/>
        <w:gridCol w:w="548"/>
        <w:gridCol w:w="915"/>
        <w:gridCol w:w="1005"/>
        <w:gridCol w:w="1200"/>
        <w:gridCol w:w="720"/>
      </w:tblGrid>
      <w:tr w:rsidR="008B57E6" w:rsidRPr="006050F0" w14:paraId="6D302EAA" w14:textId="77777777" w:rsidTr="00216AA8">
        <w:tc>
          <w:tcPr>
            <w:tcW w:w="3235" w:type="dxa"/>
            <w:shd w:val="clear" w:color="auto" w:fill="DBE5F1" w:themeFill="accent1" w:themeFillTint="33"/>
          </w:tcPr>
          <w:p w14:paraId="3F946D0C" w14:textId="77777777" w:rsidR="008B57E6" w:rsidRPr="00300CD6" w:rsidRDefault="008B57E6" w:rsidP="008B57E6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 w:rsidRPr="00AF386D">
              <w:rPr>
                <w:rFonts w:ascii="Calibri" w:hAnsi="Calibri" w:cs="Calibri"/>
                <w:b/>
                <w:bCs/>
                <w:color w:val="000000"/>
              </w:rPr>
              <w:t>Project ID (SB-XX)</w:t>
            </w:r>
          </w:p>
        </w:tc>
        <w:tc>
          <w:tcPr>
            <w:tcW w:w="5760" w:type="dxa"/>
            <w:gridSpan w:val="6"/>
          </w:tcPr>
          <w:p w14:paraId="3C2832C3" w14:textId="77777777" w:rsidR="008B57E6" w:rsidRPr="006050F0" w:rsidRDefault="008B57E6" w:rsidP="008B57E6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kern w:val="2"/>
                <w:lang w:val="en-US" w:eastAsia="ja-JP"/>
              </w:rPr>
            </w:pPr>
            <w:r>
              <w:rPr>
                <w:rFonts w:eastAsia="MS Mincho" w:cs="Times New Roman"/>
                <w:kern w:val="2"/>
                <w:lang w:val="en-US" w:eastAsia="ja-JP"/>
              </w:rPr>
              <w:t>SB-</w:t>
            </w:r>
            <w:sdt>
              <w:sdtPr>
                <w:rPr>
                  <w:rFonts w:eastAsia="MS Mincho" w:cs="Times New Roman"/>
                  <w:kern w:val="2"/>
                  <w:lang w:val="en-US" w:eastAsia="ja-JP"/>
                </w:rPr>
                <w:alias w:val="ProjectID"/>
                <w:tag w:val="ProjectID"/>
                <w:id w:val="-1890641806"/>
                <w:placeholder>
                  <w:docPart w:val="5062C19CF2EE4F538ACCCEA57DFC8F3D"/>
                </w:placeholder>
                <w:showingPlcHdr/>
                <w:text/>
              </w:sdtPr>
              <w:sdtContent>
                <w:r w:rsidR="00A17E4F"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sdtContent>
            </w:sdt>
          </w:p>
        </w:tc>
      </w:tr>
      <w:tr w:rsidR="008B57E6" w:rsidRPr="006050F0" w14:paraId="6A34A506" w14:textId="77777777" w:rsidTr="00216AA8">
        <w:tc>
          <w:tcPr>
            <w:tcW w:w="3235" w:type="dxa"/>
            <w:shd w:val="clear" w:color="auto" w:fill="DBE5F1" w:themeFill="accent1" w:themeFillTint="33"/>
          </w:tcPr>
          <w:p w14:paraId="6C7B2910" w14:textId="77777777" w:rsidR="008B57E6" w:rsidRDefault="008B57E6" w:rsidP="008B57E6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>Activity Title</w:t>
            </w:r>
          </w:p>
        </w:tc>
        <w:sdt>
          <w:sdtPr>
            <w:rPr>
              <w:rFonts w:eastAsia="MS Mincho" w:cs="Times New Roman"/>
              <w:kern w:val="2"/>
              <w:lang w:val="en-US" w:eastAsia="ja-JP"/>
            </w:rPr>
            <w:alias w:val="ccTitle"/>
            <w:tag w:val="ccTitle"/>
            <w:id w:val="-823736372"/>
            <w:placeholder>
              <w:docPart w:val="62FE6C351BB7494BBF3A2097D4243E56"/>
            </w:placeholder>
            <w:showingPlcHdr/>
            <w:text/>
          </w:sdtPr>
          <w:sdtContent>
            <w:tc>
              <w:tcPr>
                <w:tcW w:w="5760" w:type="dxa"/>
                <w:gridSpan w:val="6"/>
              </w:tcPr>
              <w:p w14:paraId="4BE34E03" w14:textId="77777777" w:rsidR="008B57E6" w:rsidRPr="006050F0" w:rsidRDefault="00A17E4F" w:rsidP="008B57E6">
                <w:pPr>
                  <w:widowControl w:val="0"/>
                  <w:spacing w:after="0" w:line="240" w:lineRule="auto"/>
                  <w:jc w:val="both"/>
                  <w:rPr>
                    <w:rFonts w:eastAsia="MS Mincho" w:cs="Times New Roman"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  <w:tr w:rsidR="008B57E6" w:rsidRPr="006050F0" w14:paraId="57011FED" w14:textId="77777777" w:rsidTr="00216AA8">
        <w:tc>
          <w:tcPr>
            <w:tcW w:w="3235" w:type="dxa"/>
            <w:shd w:val="clear" w:color="auto" w:fill="DBE5F1" w:themeFill="accent1" w:themeFillTint="33"/>
          </w:tcPr>
          <w:p w14:paraId="00ABD284" w14:textId="77777777" w:rsidR="008B57E6" w:rsidRPr="00DD0D9C" w:rsidRDefault="008B57E6" w:rsidP="008B57E6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>Activity WBSE</w:t>
            </w:r>
            <w:r>
              <w:rPr>
                <w:rFonts w:eastAsia="MS Mincho" w:cs="Times New Roman"/>
                <w:bCs/>
                <w:kern w:val="2"/>
                <w:lang w:val="en-US" w:eastAsia="ja-JP"/>
              </w:rPr>
              <w:t xml:space="preserve"> (if applicable)</w:t>
            </w:r>
          </w:p>
        </w:tc>
        <w:sdt>
          <w:sdtPr>
            <w:rPr>
              <w:rFonts w:eastAsia="MS Mincho" w:cs="Times New Roman"/>
              <w:kern w:val="2"/>
              <w:lang w:val="en-US" w:eastAsia="ja-JP"/>
            </w:rPr>
            <w:alias w:val="WBSE"/>
            <w:tag w:val="WBSE"/>
            <w:id w:val="1764646527"/>
            <w:placeholder>
              <w:docPart w:val="F957AC7D41F94385BFC53B63231CF8F6"/>
            </w:placeholder>
            <w:showingPlcHdr/>
            <w:text/>
          </w:sdtPr>
          <w:sdtContent>
            <w:tc>
              <w:tcPr>
                <w:tcW w:w="5760" w:type="dxa"/>
                <w:gridSpan w:val="6"/>
              </w:tcPr>
              <w:p w14:paraId="5AB7C4AE" w14:textId="77777777" w:rsidR="008B57E6" w:rsidRPr="008B57E6" w:rsidRDefault="00A17E4F" w:rsidP="008B57E6">
                <w:pPr>
                  <w:widowControl w:val="0"/>
                  <w:spacing w:after="0" w:line="240" w:lineRule="auto"/>
                  <w:jc w:val="both"/>
                  <w:rPr>
                    <w:rFonts w:eastAsia="MS Mincho" w:cs="Times New Roman"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  <w:tr w:rsidR="008B57E6" w:rsidRPr="006050F0" w14:paraId="7B589F15" w14:textId="77777777" w:rsidTr="00216AA8">
        <w:tc>
          <w:tcPr>
            <w:tcW w:w="3235" w:type="dxa"/>
            <w:shd w:val="clear" w:color="auto" w:fill="DBE5F1" w:themeFill="accent1" w:themeFillTint="33"/>
          </w:tcPr>
          <w:p w14:paraId="6132AECC" w14:textId="77777777" w:rsidR="008B57E6" w:rsidRPr="00065CBB" w:rsidRDefault="008B57E6" w:rsidP="008B57E6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>Request reference</w:t>
            </w:r>
            <w:r>
              <w:rPr>
                <w:rFonts w:eastAsia="MS Mincho" w:cs="Times New Roman"/>
                <w:bCs/>
                <w:kern w:val="2"/>
                <w:lang w:val="en-US" w:eastAsia="ja-JP"/>
              </w:rPr>
              <w:t xml:space="preserve"> (if applicable)</w:t>
            </w:r>
            <w:r>
              <w:rPr>
                <w:rStyle w:val="FootnoteReference"/>
                <w:rFonts w:eastAsia="MS Mincho" w:cs="Times New Roman"/>
                <w:bCs/>
                <w:kern w:val="2"/>
                <w:lang w:val="en-US" w:eastAsia="ja-JP"/>
              </w:rPr>
              <w:footnoteReference w:id="1"/>
            </w:r>
          </w:p>
        </w:tc>
        <w:sdt>
          <w:sdtPr>
            <w:rPr>
              <w:rFonts w:eastAsia="MS Mincho" w:cs="Times New Roman"/>
              <w:kern w:val="2"/>
              <w:lang w:val="en-US" w:eastAsia="ja-JP"/>
            </w:rPr>
            <w:alias w:val="RequestID"/>
            <w:tag w:val="RequestID"/>
            <w:id w:val="2103684197"/>
            <w:placeholder>
              <w:docPart w:val="DE1C0931FC304FB48CF0B14CE721A6EB"/>
            </w:placeholder>
            <w:showingPlcHdr/>
            <w:text/>
          </w:sdtPr>
          <w:sdtContent>
            <w:tc>
              <w:tcPr>
                <w:tcW w:w="5760" w:type="dxa"/>
                <w:gridSpan w:val="6"/>
              </w:tcPr>
              <w:p w14:paraId="7068B0EE" w14:textId="77777777" w:rsidR="008B57E6" w:rsidRPr="008B57E6" w:rsidRDefault="00A17E4F" w:rsidP="008B57E6">
                <w:pPr>
                  <w:widowControl w:val="0"/>
                  <w:spacing w:after="0" w:line="240" w:lineRule="auto"/>
                  <w:jc w:val="both"/>
                  <w:rPr>
                    <w:rFonts w:eastAsia="MS Mincho" w:cs="Times New Roman"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  <w:tr w:rsidR="003C4C53" w:rsidRPr="006050F0" w14:paraId="29A366CF" w14:textId="77777777" w:rsidTr="003C4C53">
        <w:trPr>
          <w:trHeight w:val="135"/>
        </w:trPr>
        <w:tc>
          <w:tcPr>
            <w:tcW w:w="3235" w:type="dxa"/>
            <w:vMerge w:val="restart"/>
            <w:shd w:val="clear" w:color="auto" w:fill="DBE5F1" w:themeFill="accent1" w:themeFillTint="33"/>
          </w:tcPr>
          <w:p w14:paraId="11DBD5F4" w14:textId="77777777" w:rsidR="003C4C53" w:rsidRPr="006050F0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 w:rsidRPr="006050F0">
              <w:rPr>
                <w:rFonts w:eastAsia="MS Mincho" w:cs="Times New Roman"/>
                <w:b/>
                <w:kern w:val="2"/>
                <w:lang w:val="en-US" w:eastAsia="ja-JP"/>
              </w:rPr>
              <w:t xml:space="preserve">Start </w:t>
            </w:r>
            <w:r>
              <w:rPr>
                <w:rFonts w:eastAsia="MS Mincho" w:cs="Times New Roman"/>
                <w:b/>
                <w:kern w:val="2"/>
                <w:lang w:val="en-US" w:eastAsia="ja-JP"/>
              </w:rPr>
              <w:t>Date</w:t>
            </w:r>
          </w:p>
        </w:tc>
        <w:tc>
          <w:tcPr>
            <w:tcW w:w="1920" w:type="dxa"/>
            <w:gridSpan w:val="2"/>
            <w:shd w:val="clear" w:color="auto" w:fill="C6D9F1" w:themeFill="text2" w:themeFillTint="33"/>
          </w:tcPr>
          <w:p w14:paraId="39ABA5B7" w14:textId="77777777" w:rsidR="003C4C53" w:rsidRPr="002D40C5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 w:rsidRPr="002D40C5">
              <w:rPr>
                <w:rFonts w:eastAsia="MS Mincho" w:cs="Times New Roman"/>
                <w:b/>
                <w:kern w:val="2"/>
                <w:lang w:val="en-US" w:eastAsia="ja-JP"/>
              </w:rPr>
              <w:t>Month</w:t>
            </w:r>
          </w:p>
        </w:tc>
        <w:tc>
          <w:tcPr>
            <w:tcW w:w="1920" w:type="dxa"/>
            <w:gridSpan w:val="2"/>
            <w:shd w:val="clear" w:color="auto" w:fill="C6D9F1" w:themeFill="text2" w:themeFillTint="33"/>
          </w:tcPr>
          <w:p w14:paraId="0901408A" w14:textId="77777777" w:rsidR="003C4C53" w:rsidRPr="002D40C5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 w:rsidRPr="002D40C5">
              <w:rPr>
                <w:rFonts w:eastAsia="MS Mincho" w:cs="Times New Roman"/>
                <w:b/>
                <w:kern w:val="2"/>
                <w:lang w:val="en-US" w:eastAsia="ja-JP"/>
              </w:rPr>
              <w:t>Day</w:t>
            </w:r>
          </w:p>
        </w:tc>
        <w:tc>
          <w:tcPr>
            <w:tcW w:w="1920" w:type="dxa"/>
            <w:gridSpan w:val="2"/>
            <w:shd w:val="clear" w:color="auto" w:fill="C6D9F1" w:themeFill="text2" w:themeFillTint="33"/>
          </w:tcPr>
          <w:p w14:paraId="1015A68F" w14:textId="77777777" w:rsidR="003C4C53" w:rsidRPr="002D40C5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 w:rsidRPr="002D40C5">
              <w:rPr>
                <w:rFonts w:eastAsia="MS Mincho" w:cs="Times New Roman"/>
                <w:b/>
                <w:kern w:val="2"/>
                <w:lang w:val="en-US" w:eastAsia="ja-JP"/>
              </w:rPr>
              <w:t>Year</w:t>
            </w:r>
          </w:p>
        </w:tc>
      </w:tr>
      <w:tr w:rsidR="003C4C53" w:rsidRPr="006050F0" w14:paraId="0338C889" w14:textId="77777777" w:rsidTr="00637A3A">
        <w:trPr>
          <w:trHeight w:val="135"/>
        </w:trPr>
        <w:tc>
          <w:tcPr>
            <w:tcW w:w="3235" w:type="dxa"/>
            <w:vMerge/>
            <w:shd w:val="clear" w:color="auto" w:fill="DBE5F1" w:themeFill="accent1" w:themeFillTint="33"/>
          </w:tcPr>
          <w:p w14:paraId="7CABE923" w14:textId="77777777" w:rsidR="003C4C53" w:rsidRPr="006050F0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</w:p>
        </w:tc>
        <w:tc>
          <w:tcPr>
            <w:tcW w:w="1920" w:type="dxa"/>
            <w:gridSpan w:val="2"/>
          </w:tcPr>
          <w:sdt>
            <w:sdtPr>
              <w:rPr>
                <w:rFonts w:ascii="Aptos" w:hAnsi="Aptos"/>
                <w:color w:val="000000"/>
                <w:sz w:val="24"/>
                <w:shd w:val="clear" w:color="auto" w:fill="DCDCDC"/>
              </w:rPr>
              <w:alias w:val="actualMonthPickerStart"/>
              <w:tag w:val="actualMonthPickerStart"/>
              <w:id w:val="1911342962"/>
              <w:placeholder>
                <w:docPart w:val="EB058108AAFF4CE59DBB1CE7CF26D4FE"/>
              </w:placeholder>
              <w:comboBox>
                <w:listItem w:displayText="Jan" w:value="Jan"/>
                <w:listItem w:displayText="Feb" w:value="Feb"/>
                <w:listItem w:displayText="Mar" w:value="Mar"/>
                <w:listItem w:displayText="Apr" w:value="Apr"/>
                <w:listItem w:displayText="May" w:value="May"/>
                <w:listItem w:displayText="Jun" w:value="Jun"/>
                <w:listItem w:displayText="Jul" w:value="Jul"/>
                <w:listItem w:displayText="Aug" w:value="Aug"/>
                <w:listItem w:displayText="Sep" w:value="Sep"/>
                <w:listItem w:displayText="Oct" w:value="Oct"/>
                <w:listItem w:displayText="Nov" w:value="Nov"/>
                <w:listItem w:displayText="Dec" w:value="Dec"/>
              </w:comboBox>
            </w:sdtPr>
            <w:sdtContent>
              <w:p w14:paraId="6A1BF107" w14:textId="77777777" w:rsidR="003C4C53" w:rsidRDefault="00A17E4F" w:rsidP="003C4C53">
                <w:r w:rsidRPr="00A17E4F">
                  <w:rPr>
                    <w:rFonts w:ascii="Aptos" w:hAnsi="Aptos"/>
                    <w:color w:val="000000"/>
                    <w:sz w:val="24"/>
                    <w:shd w:val="clear" w:color="auto" w:fill="DCDCDC"/>
                  </w:rPr>
                  <w:t>Jan</w:t>
                </w:r>
              </w:p>
            </w:sdtContent>
          </w:sdt>
          <w:p w14:paraId="4CFA898F" w14:textId="77777777" w:rsidR="003C4C53" w:rsidRPr="006050F0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kern w:val="2"/>
                <w:lang w:val="en-US" w:eastAsia="ja-JP"/>
              </w:rPr>
            </w:pPr>
          </w:p>
        </w:tc>
        <w:sdt>
          <w:sdtPr>
            <w:alias w:val="actualDayPickerStart"/>
            <w:tag w:val="actualDayPickerStart"/>
            <w:id w:val="1743144439"/>
            <w:placeholder>
              <w:docPart w:val="B44A06762A8347A5ACDC8BBBEF16E916"/>
            </w:placeholder>
            <w:showingPlcHdr/>
            <w:comboBox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  <w:listItem w:displayText="17" w:value="17"/>
              <w:listItem w:displayText="18" w:value="18"/>
              <w:listItem w:displayText="19" w:value="19"/>
              <w:listItem w:displayText="20" w:value="20"/>
              <w:listItem w:displayText="21" w:value="21"/>
              <w:listItem w:displayText="22" w:value="22"/>
              <w:listItem w:displayText="23" w:value="23"/>
              <w:listItem w:displayText="24" w:value="24"/>
              <w:listItem w:displayText="25" w:value="25"/>
              <w:listItem w:displayText="26" w:value="26"/>
              <w:listItem w:displayText="27" w:value="27"/>
              <w:listItem w:displayText="28" w:value="28"/>
              <w:listItem w:displayText="29" w:value="29"/>
              <w:listItem w:displayText="30" w:value="30"/>
              <w:listItem w:displayText="31" w:value="31"/>
            </w:comboBox>
          </w:sdtPr>
          <w:sdtContent>
            <w:tc>
              <w:tcPr>
                <w:tcW w:w="1920" w:type="dxa"/>
                <w:gridSpan w:val="2"/>
              </w:tcPr>
              <w:p w14:paraId="427C21FE" w14:textId="77777777" w:rsidR="003C4C53" w:rsidRPr="006050F0" w:rsidRDefault="00214AD0" w:rsidP="003C4C53">
                <w:pPr>
                  <w:widowControl w:val="0"/>
                  <w:spacing w:after="0" w:line="240" w:lineRule="auto"/>
                  <w:jc w:val="both"/>
                  <w:rPr>
                    <w:rFonts w:eastAsia="MS Mincho" w:cs="Times New Roman"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highlight w:val="lightGray"/>
                    <w:shd w:val="clear" w:color="auto" w:fill="DCDCDC"/>
                  </w:rPr>
                  <w:t>Choose an item.</w:t>
                </w:r>
              </w:p>
            </w:tc>
          </w:sdtContent>
        </w:sdt>
        <w:sdt>
          <w:sdtPr>
            <w:alias w:val="actualYearPickerStart"/>
            <w:tag w:val="actualYearPickerStart"/>
            <w:id w:val="1224641555"/>
            <w:placeholder>
              <w:docPart w:val="EEF87AC940974778B05BCBCE21A49539"/>
            </w:placeholder>
            <w:showingPlcHdr/>
            <w:comboBox>
              <w:listItem w:value="Choose an item."/>
              <w:listItem w:displayText="2025" w:value="2025"/>
              <w:listItem w:displayText="2026" w:value="2026"/>
              <w:listItem w:displayText="2027" w:value="2027"/>
              <w:listItem w:displayText="2028" w:value="2028"/>
              <w:listItem w:displayText="2030" w:value="2030"/>
              <w:listItem w:displayText="2031" w:value="2031"/>
              <w:listItem w:displayText="2032" w:value="2032"/>
              <w:listItem w:displayText="2033" w:value="2033"/>
              <w:listItem w:displayText="2034" w:value="2034"/>
              <w:listItem w:displayText="2035" w:value="2035"/>
            </w:comboBox>
          </w:sdtPr>
          <w:sdtContent>
            <w:tc>
              <w:tcPr>
                <w:tcW w:w="1920" w:type="dxa"/>
                <w:gridSpan w:val="2"/>
              </w:tcPr>
              <w:p w14:paraId="2F30EE75" w14:textId="77777777" w:rsidR="003C4C53" w:rsidRPr="006050F0" w:rsidRDefault="00214AD0" w:rsidP="003C4C53">
                <w:pPr>
                  <w:widowControl w:val="0"/>
                  <w:spacing w:after="0" w:line="240" w:lineRule="auto"/>
                  <w:jc w:val="both"/>
                  <w:rPr>
                    <w:rFonts w:eastAsia="MS Mincho" w:cs="Times New Roman"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highlight w:val="lightGray"/>
                    <w:shd w:val="clear" w:color="auto" w:fill="DCDCDC"/>
                  </w:rPr>
                  <w:t>Choose an item.</w:t>
                </w:r>
              </w:p>
            </w:tc>
          </w:sdtContent>
        </w:sdt>
      </w:tr>
      <w:tr w:rsidR="003C4C53" w:rsidRPr="006050F0" w14:paraId="0DD4B5A7" w14:textId="77777777" w:rsidTr="003C4C53">
        <w:trPr>
          <w:trHeight w:val="135"/>
        </w:trPr>
        <w:tc>
          <w:tcPr>
            <w:tcW w:w="3235" w:type="dxa"/>
            <w:vMerge w:val="restart"/>
            <w:shd w:val="clear" w:color="auto" w:fill="DBE5F1" w:themeFill="accent1" w:themeFillTint="33"/>
          </w:tcPr>
          <w:p w14:paraId="3471F4EE" w14:textId="77777777" w:rsidR="003C4C53" w:rsidRPr="006050F0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>End Date</w:t>
            </w:r>
          </w:p>
        </w:tc>
        <w:tc>
          <w:tcPr>
            <w:tcW w:w="1920" w:type="dxa"/>
            <w:gridSpan w:val="2"/>
            <w:shd w:val="clear" w:color="auto" w:fill="C6D9F1" w:themeFill="text2" w:themeFillTint="33"/>
          </w:tcPr>
          <w:p w14:paraId="12CE1B0B" w14:textId="77777777" w:rsidR="003C4C53" w:rsidRPr="002D40C5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 w:rsidRPr="002D40C5">
              <w:rPr>
                <w:rFonts w:eastAsia="MS Mincho" w:cs="Times New Roman"/>
                <w:b/>
                <w:kern w:val="2"/>
                <w:lang w:val="en-US" w:eastAsia="ja-JP"/>
              </w:rPr>
              <w:t>Month</w:t>
            </w:r>
          </w:p>
        </w:tc>
        <w:tc>
          <w:tcPr>
            <w:tcW w:w="1920" w:type="dxa"/>
            <w:gridSpan w:val="2"/>
            <w:shd w:val="clear" w:color="auto" w:fill="C6D9F1" w:themeFill="text2" w:themeFillTint="33"/>
          </w:tcPr>
          <w:p w14:paraId="07F0318B" w14:textId="77777777" w:rsidR="003C4C53" w:rsidRPr="002D40C5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 w:rsidRPr="002D40C5">
              <w:rPr>
                <w:rFonts w:eastAsia="MS Mincho" w:cs="Times New Roman"/>
                <w:b/>
                <w:kern w:val="2"/>
                <w:lang w:val="en-US" w:eastAsia="ja-JP"/>
              </w:rPr>
              <w:t>Day</w:t>
            </w:r>
          </w:p>
        </w:tc>
        <w:tc>
          <w:tcPr>
            <w:tcW w:w="1920" w:type="dxa"/>
            <w:gridSpan w:val="2"/>
            <w:shd w:val="clear" w:color="auto" w:fill="C6D9F1" w:themeFill="text2" w:themeFillTint="33"/>
          </w:tcPr>
          <w:p w14:paraId="24A94BFC" w14:textId="77777777" w:rsidR="003C4C53" w:rsidRPr="002D40C5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 w:rsidRPr="002D40C5">
              <w:rPr>
                <w:rFonts w:eastAsia="MS Mincho" w:cs="Times New Roman"/>
                <w:b/>
                <w:kern w:val="2"/>
                <w:lang w:val="en-US" w:eastAsia="ja-JP"/>
              </w:rPr>
              <w:t>Year</w:t>
            </w:r>
          </w:p>
        </w:tc>
      </w:tr>
      <w:tr w:rsidR="003C4C53" w:rsidRPr="006050F0" w14:paraId="4CED2A35" w14:textId="77777777" w:rsidTr="00662B94">
        <w:trPr>
          <w:trHeight w:val="135"/>
        </w:trPr>
        <w:tc>
          <w:tcPr>
            <w:tcW w:w="3235" w:type="dxa"/>
            <w:vMerge/>
            <w:shd w:val="clear" w:color="auto" w:fill="DBE5F1" w:themeFill="accent1" w:themeFillTint="33"/>
          </w:tcPr>
          <w:p w14:paraId="34497680" w14:textId="77777777" w:rsidR="003C4C53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</w:p>
        </w:tc>
        <w:tc>
          <w:tcPr>
            <w:tcW w:w="1920" w:type="dxa"/>
            <w:gridSpan w:val="2"/>
          </w:tcPr>
          <w:sdt>
            <w:sdtPr>
              <w:rPr>
                <w:rFonts w:ascii="Aptos" w:hAnsi="Aptos"/>
                <w:color w:val="000000"/>
                <w:sz w:val="24"/>
                <w:shd w:val="clear" w:color="auto" w:fill="DCDCDC"/>
              </w:rPr>
              <w:alias w:val="actualMonthPickerEnd"/>
              <w:tag w:val="actualMonthPickerEnd"/>
              <w:id w:val="1489594047"/>
              <w:placeholder>
                <w:docPart w:val="A5F10215CF7147B18BF57DC139E2B57A"/>
              </w:placeholder>
              <w:comboBox>
                <w:listItem w:displayText="Jan" w:value="Jan"/>
                <w:listItem w:displayText="Feb" w:value="Feb"/>
                <w:listItem w:displayText="Mar" w:value="Mar"/>
                <w:listItem w:displayText="Apr" w:value="Apr"/>
                <w:listItem w:displayText="May" w:value="May"/>
                <w:listItem w:displayText="Jun" w:value="Jun"/>
                <w:listItem w:displayText="Jul" w:value="Jul"/>
                <w:listItem w:displayText="Aug" w:value="Aug"/>
                <w:listItem w:displayText="Sep" w:value="Sep"/>
                <w:listItem w:displayText="Oct" w:value="Oct"/>
                <w:listItem w:displayText="Nov" w:value="Nov"/>
                <w:listItem w:displayText="Dec" w:value="Dec"/>
              </w:comboBox>
            </w:sdtPr>
            <w:sdtContent>
              <w:p w14:paraId="0153D423" w14:textId="77777777" w:rsidR="003C4C53" w:rsidRDefault="00A17E4F" w:rsidP="003C4C53">
                <w:r w:rsidRPr="00A17E4F">
                  <w:rPr>
                    <w:rFonts w:ascii="Aptos" w:hAnsi="Aptos"/>
                    <w:color w:val="000000"/>
                    <w:sz w:val="24"/>
                    <w:shd w:val="clear" w:color="auto" w:fill="DCDCDC"/>
                  </w:rPr>
                  <w:t>Jan</w:t>
                </w:r>
              </w:p>
            </w:sdtContent>
          </w:sdt>
          <w:p w14:paraId="07FDE8B5" w14:textId="77777777" w:rsidR="003C4C53" w:rsidRPr="006050F0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kern w:val="2"/>
                <w:lang w:val="en-US" w:eastAsia="ja-JP"/>
              </w:rPr>
            </w:pPr>
          </w:p>
        </w:tc>
        <w:sdt>
          <w:sdtPr>
            <w:alias w:val="actualDayPickerEnd"/>
            <w:tag w:val="actualDayPickerEnd"/>
            <w:id w:val="174776028"/>
            <w:placeholder>
              <w:docPart w:val="94DE9B3DEC054B7FA1978DFD72A7AD5B"/>
            </w:placeholder>
            <w:showingPlcHdr/>
            <w:comboBox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  <w:listItem w:displayText="17" w:value="17"/>
              <w:listItem w:displayText="18" w:value="18"/>
              <w:listItem w:displayText="19" w:value="19"/>
              <w:listItem w:displayText="20" w:value="20"/>
              <w:listItem w:displayText="21" w:value="21"/>
              <w:listItem w:displayText="22" w:value="22"/>
              <w:listItem w:displayText="23" w:value="23"/>
              <w:listItem w:displayText="24" w:value="24"/>
              <w:listItem w:displayText="25" w:value="25"/>
              <w:listItem w:displayText="26" w:value="26"/>
              <w:listItem w:displayText="27" w:value="27"/>
              <w:listItem w:displayText="28" w:value="28"/>
              <w:listItem w:displayText="29" w:value="29"/>
              <w:listItem w:displayText="30" w:value="30"/>
              <w:listItem w:displayText="31" w:value="31"/>
            </w:comboBox>
          </w:sdtPr>
          <w:sdtContent>
            <w:tc>
              <w:tcPr>
                <w:tcW w:w="1920" w:type="dxa"/>
                <w:gridSpan w:val="2"/>
              </w:tcPr>
              <w:p w14:paraId="32D51EC1" w14:textId="77777777" w:rsidR="003C4C53" w:rsidRPr="006050F0" w:rsidRDefault="003C4C53" w:rsidP="003C4C53">
                <w:pPr>
                  <w:widowControl w:val="0"/>
                  <w:spacing w:after="0" w:line="240" w:lineRule="auto"/>
                  <w:jc w:val="both"/>
                  <w:rPr>
                    <w:rFonts w:eastAsia="MS Mincho" w:cs="Times New Roman"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eastAsiaTheme="minorEastAsia" w:hAnsi="Aptos"/>
                    <w:color w:val="000000"/>
                    <w:sz w:val="24"/>
                    <w:highlight w:val="lightGray"/>
                    <w:shd w:val="clear" w:color="auto" w:fill="DCDCDC"/>
                  </w:rPr>
                  <w:t>Choose an item.</w:t>
                </w:r>
              </w:p>
            </w:tc>
          </w:sdtContent>
        </w:sdt>
        <w:sdt>
          <w:sdtPr>
            <w:alias w:val="actualYearPickerEnd"/>
            <w:tag w:val="actualYearPickerEnd"/>
            <w:id w:val="99767384"/>
            <w:placeholder>
              <w:docPart w:val="19ECCFF6845B413590BB9B20E03349EE"/>
            </w:placeholder>
            <w:showingPlcHdr/>
            <w:comboBox>
              <w:listItem w:value="Choose an item."/>
              <w:listItem w:displayText="2025" w:value="2025"/>
              <w:listItem w:displayText="2026" w:value="2026"/>
              <w:listItem w:displayText="2027" w:value="2027"/>
              <w:listItem w:displayText="2028" w:value="2028"/>
              <w:listItem w:displayText="2030" w:value="2030"/>
              <w:listItem w:displayText="2031" w:value="2031"/>
              <w:listItem w:displayText="2032" w:value="2032"/>
              <w:listItem w:displayText="2033" w:value="2033"/>
              <w:listItem w:displayText="2034" w:value="2034"/>
              <w:listItem w:displayText="2035" w:value="2035"/>
            </w:comboBox>
          </w:sdtPr>
          <w:sdtContent>
            <w:tc>
              <w:tcPr>
                <w:tcW w:w="1920" w:type="dxa"/>
                <w:gridSpan w:val="2"/>
              </w:tcPr>
              <w:p w14:paraId="35099D88" w14:textId="77777777" w:rsidR="003C4C53" w:rsidRPr="006050F0" w:rsidRDefault="003C4C53" w:rsidP="003C4C53">
                <w:pPr>
                  <w:widowControl w:val="0"/>
                  <w:spacing w:after="0" w:line="240" w:lineRule="auto"/>
                  <w:jc w:val="both"/>
                  <w:rPr>
                    <w:rFonts w:eastAsia="MS Mincho" w:cs="Times New Roman"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eastAsiaTheme="minorEastAsia" w:hAnsi="Aptos"/>
                    <w:color w:val="000000"/>
                    <w:sz w:val="24"/>
                    <w:highlight w:val="lightGray"/>
                    <w:shd w:val="clear" w:color="auto" w:fill="DCDCDC"/>
                  </w:rPr>
                  <w:t>Choose an item.</w:t>
                </w:r>
              </w:p>
            </w:tc>
          </w:sdtContent>
        </w:sdt>
      </w:tr>
      <w:tr w:rsidR="003C4C53" w:rsidRPr="006050F0" w14:paraId="2DF85A4E" w14:textId="77777777" w:rsidTr="00212745">
        <w:tc>
          <w:tcPr>
            <w:tcW w:w="3235" w:type="dxa"/>
            <w:shd w:val="clear" w:color="auto" w:fill="DBE5F1" w:themeFill="accent1" w:themeFillTint="33"/>
          </w:tcPr>
          <w:p w14:paraId="41791380" w14:textId="77777777" w:rsidR="003C4C53" w:rsidRDefault="003C4C53" w:rsidP="003C4C53">
            <w:pPr>
              <w:widowControl w:val="0"/>
              <w:spacing w:after="0" w:line="240" w:lineRule="auto"/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 xml:space="preserve">Consumed Budget (USD) </w:t>
            </w:r>
            <w:r w:rsidRPr="0039797E">
              <w:rPr>
                <w:bCs/>
                <w:color w:val="1F497D" w:themeColor="text2"/>
              </w:rPr>
              <w:t xml:space="preserve">Indicative budget – Enter i.e.Numeric value only </w:t>
            </w:r>
            <w:r w:rsidRPr="00820F50">
              <w:rPr>
                <w:b/>
                <w:color w:val="1F497D" w:themeColor="text2"/>
              </w:rPr>
              <w:t>without</w:t>
            </w:r>
            <w:r w:rsidRPr="0039797E">
              <w:rPr>
                <w:bCs/>
                <w:color w:val="1F497D" w:themeColor="text2"/>
              </w:rPr>
              <w:t xml:space="preserve"> dollar sign. i.e. 50.00</w:t>
            </w:r>
          </w:p>
        </w:tc>
        <w:tc>
          <w:tcPr>
            <w:tcW w:w="5760" w:type="dxa"/>
            <w:gridSpan w:val="6"/>
          </w:tcPr>
          <w:p w14:paraId="5CEDE85F" w14:textId="77777777" w:rsidR="003C4C53" w:rsidRDefault="005907F7" w:rsidP="003C4C53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 xml:space="preserve">$ </w:t>
            </w:r>
            <w:sdt>
              <w:sdtPr>
                <w:rPr>
                  <w:rFonts w:eastAsia="MS Mincho" w:cs="Times New Roman"/>
                  <w:b/>
                  <w:kern w:val="2"/>
                  <w:lang w:val="en-US" w:eastAsia="ja-JP"/>
                </w:rPr>
                <w:alias w:val="f_Budget"/>
                <w:tag w:val="f_Budget"/>
                <w:id w:val="-1830124941"/>
                <w:placeholder>
                  <w:docPart w:val="CE5B173A908F469BB0C290458273FDB8"/>
                </w:placeholder>
                <w:showingPlcHdr/>
                <w:text/>
              </w:sdtPr>
              <w:sdtContent>
                <w:r w:rsidR="00A17E4F"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sdtContent>
            </w:sdt>
          </w:p>
        </w:tc>
      </w:tr>
      <w:tr w:rsidR="003C4C53" w:rsidRPr="006050F0" w14:paraId="3C1ED6B2" w14:textId="77777777" w:rsidTr="00A17E4F">
        <w:tc>
          <w:tcPr>
            <w:tcW w:w="3235" w:type="dxa"/>
            <w:shd w:val="clear" w:color="auto" w:fill="DBE5F1" w:themeFill="accent1" w:themeFillTint="33"/>
          </w:tcPr>
          <w:p w14:paraId="2BAD3B5A" w14:textId="77777777" w:rsidR="003C4C53" w:rsidRPr="00F52C4F" w:rsidRDefault="003C4C53" w:rsidP="003C4C53">
            <w:pPr>
              <w:widowControl w:val="0"/>
              <w:spacing w:after="0" w:line="240" w:lineRule="auto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>Link with RPTC</w:t>
            </w:r>
            <w:r>
              <w:rPr>
                <w:rFonts w:eastAsia="MS Mincho" w:cs="Times New Roman"/>
                <w:bCs/>
                <w:kern w:val="2"/>
                <w:lang w:val="en-US" w:eastAsia="ja-JP"/>
              </w:rPr>
              <w:t xml:space="preserve"> (check one or both)</w:t>
            </w:r>
          </w:p>
        </w:tc>
        <w:tc>
          <w:tcPr>
            <w:tcW w:w="1372" w:type="dxa"/>
            <w:tcBorders>
              <w:right w:val="nil"/>
            </w:tcBorders>
          </w:tcPr>
          <w:p w14:paraId="2FCABD72" w14:textId="77777777" w:rsidR="003C4C53" w:rsidRPr="006050F0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kern w:val="2"/>
                <w:lang w:val="en-US" w:eastAsia="ja-JP"/>
              </w:rPr>
            </w:pPr>
            <w:r>
              <w:rPr>
                <w:rFonts w:eastAsia="MS Mincho" w:cs="Times New Roman"/>
                <w:kern w:val="2"/>
                <w:lang w:val="en-US" w:eastAsia="ja-JP"/>
              </w:rPr>
              <w:t>RPTC-funded</w:t>
            </w:r>
          </w:p>
        </w:tc>
        <w:tc>
          <w:tcPr>
            <w:tcW w:w="1463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rptclink_opt_RPTCFunded"/>
              <w:tag w:val="chkbox_rptclink_opt_RPTCFunded"/>
              <w:id w:val="-2007868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FD27869" w14:textId="77777777" w:rsidR="003C4C53" w:rsidRPr="00F52C4F" w:rsidRDefault="00A17E4F" w:rsidP="003C4C53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  <w:tc>
          <w:tcPr>
            <w:tcW w:w="2205" w:type="dxa"/>
            <w:gridSpan w:val="2"/>
            <w:tcBorders>
              <w:right w:val="nil"/>
            </w:tcBorders>
          </w:tcPr>
          <w:p w14:paraId="18621E40" w14:textId="77777777" w:rsidR="003C4C53" w:rsidRPr="006050F0" w:rsidRDefault="003C4C53" w:rsidP="003C4C53">
            <w:pPr>
              <w:widowControl w:val="0"/>
              <w:spacing w:after="0" w:line="240" w:lineRule="auto"/>
              <w:jc w:val="both"/>
              <w:rPr>
                <w:rFonts w:eastAsia="MS Mincho" w:cs="Times New Roman"/>
                <w:kern w:val="2"/>
                <w:lang w:val="en-US" w:eastAsia="ja-JP"/>
              </w:rPr>
            </w:pPr>
            <w:r>
              <w:rPr>
                <w:rFonts w:eastAsia="MS Mincho" w:cs="Times New Roman"/>
                <w:kern w:val="2"/>
                <w:lang w:val="en-US" w:eastAsia="ja-JP"/>
              </w:rPr>
              <w:t>Conducted by Inter-Regional Advisor (IRA)</w:t>
            </w:r>
          </w:p>
        </w:tc>
        <w:tc>
          <w:tcPr>
            <w:tcW w:w="720" w:type="dxa"/>
            <w:tcBorders>
              <w:lef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rptclink_opt_IRA"/>
              <w:tag w:val="chkbox_rptclink_opt_IRA"/>
              <w:id w:val="-1098939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72F4962" w14:textId="77777777" w:rsidR="003C4C53" w:rsidRPr="00F52C4F" w:rsidRDefault="00A17E4F" w:rsidP="003C4C53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</w:tr>
    </w:tbl>
    <w:p w14:paraId="061F36F2" w14:textId="77777777" w:rsidR="00E35D34" w:rsidRDefault="00E35D34" w:rsidP="006F2F37">
      <w:pPr>
        <w:widowControl w:val="0"/>
        <w:spacing w:after="0" w:line="240" w:lineRule="auto"/>
        <w:jc w:val="both"/>
        <w:rPr>
          <w:rFonts w:eastAsia="MS Mincho" w:cs="Times New Roman"/>
          <w:b/>
          <w:color w:val="0070C0"/>
          <w:kern w:val="2"/>
          <w:lang w:val="en-US" w:eastAsia="ja-J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6679"/>
      </w:tblGrid>
      <w:tr w:rsidR="001A2108" w:rsidRPr="001A2108" w14:paraId="0FACA56C" w14:textId="77777777" w:rsidTr="001A2108">
        <w:tc>
          <w:tcPr>
            <w:tcW w:w="1296" w:type="pct"/>
            <w:shd w:val="clear" w:color="auto" w:fill="DBE5F1" w:themeFill="accent1" w:themeFillTint="33"/>
          </w:tcPr>
          <w:p w14:paraId="768B91F1" w14:textId="77777777" w:rsidR="001A2108" w:rsidRPr="001A2108" w:rsidRDefault="001A2108" w:rsidP="00B55451">
            <w:pPr>
              <w:rPr>
                <w:b/>
              </w:rPr>
            </w:pPr>
            <w:r w:rsidRPr="001A2108">
              <w:rPr>
                <w:b/>
                <w:bCs/>
              </w:rPr>
              <w:t>Focal point</w:t>
            </w:r>
          </w:p>
        </w:tc>
        <w:sdt>
          <w:sdtPr>
            <w:rPr>
              <w:rStyle w:val="BodyTextChar"/>
              <w:rFonts w:eastAsiaTheme="majorEastAsia"/>
            </w:rPr>
            <w:alias w:val="FocalPoint"/>
            <w:tag w:val="FocalPoint"/>
            <w:id w:val="361253393"/>
            <w:placeholder>
              <w:docPart w:val="CEA85BBC3FC84471B32C7FF38A90CBFE"/>
            </w:placeholder>
            <w:showingPlcHdr/>
            <w:text w:multiLine="1"/>
          </w:sdtPr>
          <w:sdtEndPr>
            <w:rPr>
              <w:rStyle w:val="DefaultParagraphFont"/>
              <w:rFonts w:asciiTheme="minorHAnsi" w:eastAsiaTheme="minorHAnsi" w:hAnsiTheme="minorHAnsi" w:cstheme="minorBidi"/>
              <w:bCs w:val="0"/>
              <w:i/>
              <w:iCs/>
              <w:sz w:val="22"/>
              <w:szCs w:val="22"/>
            </w:rPr>
          </w:sdtEndPr>
          <w:sdtContent>
            <w:tc>
              <w:tcPr>
                <w:tcW w:w="3704" w:type="pct"/>
              </w:tcPr>
              <w:p w14:paraId="636AB4F2" w14:textId="77777777" w:rsidR="001A2108" w:rsidRPr="001A2108" w:rsidRDefault="00A17E4F" w:rsidP="00B55451">
                <w:pPr>
                  <w:rPr>
                    <w:i/>
                    <w:iCs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</w:tbl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71"/>
        <w:gridCol w:w="6645"/>
      </w:tblGrid>
      <w:tr w:rsidR="001A2108" w14:paraId="09E2ACF7" w14:textId="77777777" w:rsidTr="001A2108">
        <w:tc>
          <w:tcPr>
            <w:tcW w:w="1315" w:type="pct"/>
            <w:shd w:val="clear" w:color="auto" w:fill="DBE5F1" w:themeFill="accent1" w:themeFillTint="33"/>
          </w:tcPr>
          <w:p w14:paraId="6D52DD39" w14:textId="77777777" w:rsidR="001A2108" w:rsidRPr="001A2108" w:rsidRDefault="001A2108" w:rsidP="00B55451">
            <w:pPr>
              <w:rPr>
                <w:b/>
              </w:rPr>
            </w:pPr>
            <w:r w:rsidRPr="001A2108">
              <w:rPr>
                <w:b/>
              </w:rPr>
              <w:t>Focal point email</w:t>
            </w:r>
          </w:p>
        </w:tc>
        <w:sdt>
          <w:sdtPr>
            <w:rPr>
              <w:b/>
            </w:rPr>
            <w:alias w:val="FocalPointEmail"/>
            <w:tag w:val="FocalPointEmail"/>
            <w:id w:val="1811516689"/>
            <w:placeholder>
              <w:docPart w:val="7C766DF8A6684A7B8CD44C55DD1976EC"/>
            </w:placeholder>
            <w:showingPlcHdr/>
            <w:text/>
          </w:sdtPr>
          <w:sdtContent>
            <w:tc>
              <w:tcPr>
                <w:tcW w:w="3685" w:type="pct"/>
              </w:tcPr>
              <w:p w14:paraId="1EFDCE5E" w14:textId="77777777" w:rsidR="001A2108" w:rsidRDefault="00A17E4F" w:rsidP="00B55451">
                <w:pPr>
                  <w:rPr>
                    <w:b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</w:tbl>
    <w:p w14:paraId="581237C7" w14:textId="77777777" w:rsidR="001A2108" w:rsidRPr="001A2108" w:rsidRDefault="001A2108" w:rsidP="006F2F37">
      <w:pPr>
        <w:widowControl w:val="0"/>
        <w:spacing w:after="0" w:line="240" w:lineRule="auto"/>
        <w:jc w:val="both"/>
        <w:rPr>
          <w:rFonts w:eastAsia="MS Mincho" w:cs="Times New Roman"/>
          <w:b/>
          <w:color w:val="0070C0"/>
          <w:kern w:val="2"/>
          <w:lang w:eastAsia="ja-JP"/>
        </w:rPr>
      </w:pPr>
    </w:p>
    <w:p w14:paraId="4DF2A209" w14:textId="77777777" w:rsidR="001A2108" w:rsidRPr="007A2AD9" w:rsidRDefault="001A2108" w:rsidP="006F2F37">
      <w:pPr>
        <w:widowControl w:val="0"/>
        <w:spacing w:after="0" w:line="240" w:lineRule="auto"/>
        <w:jc w:val="both"/>
        <w:rPr>
          <w:rFonts w:eastAsia="MS Mincho" w:cs="Times New Roman"/>
          <w:b/>
          <w:color w:val="0070C0"/>
          <w:kern w:val="2"/>
          <w:lang w:val="en-US" w:eastAsia="ja-JP"/>
        </w:rPr>
      </w:pPr>
    </w:p>
    <w:tbl>
      <w:tblPr>
        <w:tblStyle w:val="TableGrid"/>
        <w:tblW w:w="9021" w:type="dxa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645"/>
        <w:gridCol w:w="969"/>
        <w:gridCol w:w="1138"/>
        <w:gridCol w:w="181"/>
        <w:gridCol w:w="861"/>
        <w:gridCol w:w="86"/>
        <w:gridCol w:w="328"/>
        <w:gridCol w:w="540"/>
        <w:gridCol w:w="533"/>
        <w:gridCol w:w="34"/>
        <w:gridCol w:w="475"/>
        <w:gridCol w:w="2601"/>
      </w:tblGrid>
      <w:tr w:rsidR="00214AD0" w14:paraId="673DC18D" w14:textId="77777777" w:rsidTr="009669C6">
        <w:tc>
          <w:tcPr>
            <w:tcW w:w="9021" w:type="dxa"/>
            <w:gridSpan w:val="13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703F1DD1" w14:textId="77777777" w:rsidR="00214AD0" w:rsidRDefault="00214AD0" w:rsidP="00214AD0">
            <w:pPr>
              <w:widowControl w:val="0"/>
              <w:rPr>
                <w:bCs/>
                <w:i/>
                <w:iCs/>
                <w:color w:val="4F81BD" w:themeColor="accent1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>Geographic scope</w:t>
            </w:r>
            <w:r>
              <w:rPr>
                <w:rFonts w:eastAsia="MS Mincho" w:cs="Times New Roman"/>
                <w:bCs/>
                <w:kern w:val="2"/>
                <w:lang w:val="en-US" w:eastAsia="ja-JP"/>
              </w:rPr>
              <w:t xml:space="preserve">  (select one)</w:t>
            </w:r>
            <w:r>
              <w:br/>
            </w:r>
            <w:r>
              <w:rPr>
                <w:bCs/>
              </w:rPr>
              <w:br/>
            </w:r>
            <w:r w:rsidRPr="00D76562">
              <w:rPr>
                <w:bCs/>
                <w:i/>
                <w:iCs/>
                <w:color w:val="4F81BD" w:themeColor="accent1"/>
              </w:rPr>
              <w:t xml:space="preserve">&lt;&lt;Instructions&gt;&gt; Select one of the geographical level of intervention most applicable. </w:t>
            </w:r>
            <w:hyperlink r:id="rId12" w:history="1">
              <w:r w:rsidRPr="00D76562">
                <w:rPr>
                  <w:rStyle w:val="Hyperlink"/>
                  <w:bCs/>
                  <w:i/>
                  <w:iCs/>
                </w:rPr>
                <w:t>See reporting standards</w:t>
              </w:r>
            </w:hyperlink>
            <w:r w:rsidRPr="00D76562">
              <w:rPr>
                <w:bCs/>
                <w:i/>
                <w:iCs/>
                <w:color w:val="4F81BD" w:themeColor="accent1"/>
              </w:rPr>
              <w:t xml:space="preserve"> [Under Geographic coverage 1]</w:t>
            </w:r>
          </w:p>
          <w:p w14:paraId="4067C001" w14:textId="77777777" w:rsidR="00214AD0" w:rsidRPr="00285A38" w:rsidRDefault="00214AD0" w:rsidP="00214AD0">
            <w:pPr>
              <w:widowControl w:val="0"/>
              <w:rPr>
                <w:rFonts w:eastAsia="MS Mincho" w:cs="Times New Roman"/>
                <w:bCs/>
                <w:color w:val="4F81BD" w:themeColor="accent1"/>
                <w:kern w:val="2"/>
                <w:lang w:val="en-US" w:eastAsia="ja-JP"/>
              </w:rPr>
            </w:pPr>
          </w:p>
        </w:tc>
      </w:tr>
      <w:tr w:rsidR="00214AD0" w14:paraId="2EC44044" w14:textId="77777777" w:rsidTr="009669C6">
        <w:tc>
          <w:tcPr>
            <w:tcW w:w="630" w:type="dxa"/>
            <w:tcBorders>
              <w:left w:val="single" w:sz="4" w:space="0" w:color="auto"/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georegion_opt_global"/>
              <w:tag w:val="chkbox_georegion_opt_global"/>
              <w:id w:val="15077792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7371A3C" w14:textId="77777777" w:rsidR="00214AD0" w:rsidRDefault="00214AD0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  <w:tc>
          <w:tcPr>
            <w:tcW w:w="8391" w:type="dxa"/>
            <w:gridSpan w:val="12"/>
            <w:tcBorders>
              <w:left w:val="nil"/>
            </w:tcBorders>
          </w:tcPr>
          <w:p w14:paraId="27F64BBC" w14:textId="77777777" w:rsidR="00214AD0" w:rsidRDefault="00214AD0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Global</w:t>
            </w:r>
          </w:p>
        </w:tc>
      </w:tr>
      <w:tr w:rsidR="00214AD0" w14:paraId="5F7E901A" w14:textId="77777777" w:rsidTr="009669C6">
        <w:tc>
          <w:tcPr>
            <w:tcW w:w="630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georegion_opt_regional"/>
              <w:tag w:val="chkbox_georegion_opt_regional"/>
              <w:id w:val="1551863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9E249CB" w14:textId="77777777" w:rsidR="00214AD0" w:rsidRDefault="00214AD0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  <w:tc>
          <w:tcPr>
            <w:tcW w:w="8391" w:type="dxa"/>
            <w:gridSpan w:val="12"/>
            <w:tcBorders>
              <w:left w:val="nil"/>
              <w:bottom w:val="single" w:sz="4" w:space="0" w:color="auto"/>
            </w:tcBorders>
          </w:tcPr>
          <w:p w14:paraId="3935C976" w14:textId="77777777" w:rsidR="00214AD0" w:rsidRDefault="00214AD0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Regional</w:t>
            </w:r>
          </w:p>
        </w:tc>
      </w:tr>
      <w:tr w:rsidR="00214AD0" w14:paraId="44146EA0" w14:textId="77777777" w:rsidTr="009669C6">
        <w:tc>
          <w:tcPr>
            <w:tcW w:w="630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georegion_opt_subregional"/>
              <w:tag w:val="chkbox_georegion_opt_subregional"/>
              <w:id w:val="-9599467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6B264A" w14:textId="77777777" w:rsidR="00214AD0" w:rsidRDefault="00214AD0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  <w:tc>
          <w:tcPr>
            <w:tcW w:w="8391" w:type="dxa"/>
            <w:gridSpan w:val="12"/>
            <w:tcBorders>
              <w:left w:val="nil"/>
              <w:bottom w:val="single" w:sz="4" w:space="0" w:color="auto"/>
            </w:tcBorders>
          </w:tcPr>
          <w:p w14:paraId="4AA8AD7D" w14:textId="77777777" w:rsidR="00214AD0" w:rsidRDefault="00214AD0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Subregional</w:t>
            </w:r>
          </w:p>
        </w:tc>
      </w:tr>
      <w:tr w:rsidR="00214AD0" w14:paraId="0FF2F3DE" w14:textId="77777777" w:rsidTr="009669C6">
        <w:tc>
          <w:tcPr>
            <w:tcW w:w="630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georegion_opt_national"/>
              <w:tag w:val="chkbox_georegion_opt_national"/>
              <w:id w:val="-4268140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EE4BE46" w14:textId="77777777" w:rsidR="00214AD0" w:rsidRDefault="00214AD0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  <w:tc>
          <w:tcPr>
            <w:tcW w:w="8391" w:type="dxa"/>
            <w:gridSpan w:val="12"/>
            <w:tcBorders>
              <w:left w:val="nil"/>
              <w:bottom w:val="single" w:sz="4" w:space="0" w:color="auto"/>
            </w:tcBorders>
          </w:tcPr>
          <w:p w14:paraId="08646E95" w14:textId="77777777" w:rsidR="00214AD0" w:rsidRDefault="00214AD0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National</w:t>
            </w:r>
          </w:p>
        </w:tc>
      </w:tr>
      <w:tr w:rsidR="00214AD0" w14:paraId="1A0D8D58" w14:textId="77777777" w:rsidTr="009669C6">
        <w:tc>
          <w:tcPr>
            <w:tcW w:w="9021" w:type="dxa"/>
            <w:gridSpan w:val="13"/>
            <w:tcBorders>
              <w:left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768245CA" w14:textId="77777777" w:rsidR="00214AD0" w:rsidRDefault="00214AD0" w:rsidP="006F2F37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>Countries</w:t>
            </w:r>
          </w:p>
          <w:p w14:paraId="7EBC54C9" w14:textId="77777777" w:rsidR="00C20D0D" w:rsidRPr="0053244A" w:rsidRDefault="00C20D0D" w:rsidP="006F2F37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 w:rsidRPr="00A17E4F">
              <w:rPr>
                <w:rFonts w:ascii="Aptos" w:hAnsi="Aptos"/>
                <w:bCs/>
                <w:i/>
                <w:iCs/>
                <w:color w:val="4F81BD" w:themeColor="accent1"/>
                <w:sz w:val="24"/>
                <w:lang w:val="en-US"/>
              </w:rPr>
              <w:t xml:space="preserve">&lt;&lt;Instructions&gt;&gt; </w:t>
            </w:r>
            <w:r>
              <w:rPr>
                <w:rFonts w:ascii="Aptos" w:hAnsi="Aptos"/>
                <w:bCs/>
                <w:i/>
                <w:iCs/>
                <w:color w:val="4F81BD" w:themeColor="accent1"/>
                <w:sz w:val="24"/>
                <w:lang w:val="en-US"/>
              </w:rPr>
              <w:t>Select country from dropdown menu on the left column. Leave empty/unselected if you don’t need to use all country fields.</w:t>
            </w:r>
          </w:p>
        </w:tc>
      </w:tr>
      <w:sdt>
        <w:sdtPr>
          <w:rPr>
            <w:rFonts w:eastAsia="MS Mincho" w:cs="Times New Roman"/>
            <w:b/>
            <w:kern w:val="2"/>
            <w:lang w:val="en-US" w:eastAsia="ja-JP"/>
          </w:rPr>
          <w:id w:val="-2099860858"/>
          <w15:repeatingSection/>
        </w:sdtPr>
        <w:sdtEndPr>
          <w:rPr>
            <w:rFonts w:ascii="Aptos" w:eastAsiaTheme="minorHAnsi" w:hAnsi="Aptos" w:cstheme="minorBidi"/>
            <w:b w:val="0"/>
            <w:bCs/>
            <w:i/>
            <w:iCs/>
            <w:color w:val="4F81BD" w:themeColor="accent1"/>
            <w:kern w:val="0"/>
            <w:sz w:val="24"/>
            <w:lang w:eastAsia="en-US"/>
          </w:rPr>
        </w:sdtEndPr>
        <w:sdtContent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id w:val="26542178"/>
              <w:placeholder>
                <w:docPart w:val="CB5EFC0F9AD34BC4A761631F7823711A"/>
              </w:placeholder>
              <w15:repeatingSectionItem/>
            </w:sdtPr>
            <w:sdtEndPr>
              <w:rPr>
                <w:rFonts w:ascii="Aptos" w:eastAsiaTheme="minorHAnsi" w:hAnsi="Aptos" w:cstheme="minorBidi"/>
                <w:b w:val="0"/>
                <w:bCs/>
                <w:i/>
                <w:iCs/>
                <w:color w:val="4F81BD" w:themeColor="accent1"/>
                <w:kern w:val="0"/>
                <w:sz w:val="24"/>
                <w:lang w:eastAsia="en-US"/>
              </w:rPr>
            </w:sdtEndPr>
            <w:sdtContent>
              <w:tr w:rsidR="009669C6" w14:paraId="5F2BE265" w14:textId="77777777" w:rsidTr="009669C6">
                <w:tc>
                  <w:tcPr>
                    <w:tcW w:w="4510" w:type="dxa"/>
                    <w:gridSpan w:val="7"/>
                    <w:tcBorders>
                      <w:left w:val="single" w:sz="4" w:space="0" w:color="auto"/>
                      <w:bottom w:val="single" w:sz="4" w:space="0" w:color="auto"/>
                    </w:tcBorders>
                  </w:tcPr>
                  <w:p w14:paraId="14F43938" w14:textId="77777777" w:rsidR="009669C6" w:rsidRDefault="00000000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/>
                        <w:kern w:val="2"/>
                        <w:lang w:val="en-US" w:eastAsia="ja-JP"/>
                      </w:rPr>
                    </w:pPr>
                    <w:sdt>
                      <w:sdtPr>
                        <w:rPr>
                          <w:rFonts w:eastAsia="MS Mincho" w:cs="Times New Roman"/>
                          <w:b/>
                          <w:kern w:val="2"/>
                          <w:lang w:val="en-US" w:eastAsia="ja-JP"/>
                        </w:rPr>
                        <w:alias w:val="countrydd"/>
                        <w:tag w:val="countrydd"/>
                        <w:id w:val="1222716475"/>
                        <w:placeholder>
                          <w:docPart w:val="32801F74FBCD4C50B6C840F55A2F6BAA"/>
                        </w:placeholder>
                        <w:dropDownList>
                          <w:listItem w:displayText="Select country" w:value="Select country"/>
                          <w:listItem w:displayText="Afghanistan" w:value="Afghanistan"/>
                          <w:listItem w:displayText="Albania" w:value="Albania"/>
                          <w:listItem w:displayText="Algeria" w:value="Algeria"/>
                          <w:listItem w:displayText="Andorra" w:value="Andorra"/>
                          <w:listItem w:displayText="Angola" w:value="Angola"/>
                          <w:listItem w:displayText="Antigua and Barbuda" w:value="Antigua and Barbuda"/>
                          <w:listItem w:displayText="Argentina" w:value="Argentina"/>
                          <w:listItem w:displayText="Armenia" w:value="Armenia"/>
                          <w:listItem w:displayText="Australia" w:value="Australia"/>
                          <w:listItem w:displayText="Austria" w:value="Austria"/>
                          <w:listItem w:displayText="Azerbaijan" w:value="Azerbaijan"/>
                          <w:listItem w:displayText="Bahamas" w:value="Bahamas"/>
                          <w:listItem w:displayText="Bahrain" w:value="Bahrain"/>
                          <w:listItem w:displayText="Bangladesh" w:value="Bangladesh"/>
                          <w:listItem w:displayText="Barbados" w:value="Barbados"/>
                          <w:listItem w:displayText="Belarus" w:value="Belarus"/>
                          <w:listItem w:displayText="Belgium" w:value="Belgium"/>
                          <w:listItem w:displayText="Belize" w:value="Belize"/>
                          <w:listItem w:displayText="Benin" w:value="Benin"/>
                          <w:listItem w:displayText="Bhutan" w:value="Bhutan"/>
                          <w:listItem w:displayText="Bolivia (Plurinational State of)" w:value="Bolivia (Plurinational State of)"/>
                          <w:listItem w:displayText="Bosnia and Herzegovina" w:value="Bosnia and Herzegovina"/>
                          <w:listItem w:displayText="Botswana" w:value="Botswana"/>
                          <w:listItem w:displayText="Brazil" w:value="Brazil"/>
                          <w:listItem w:displayText="Brunei Darussalam" w:value="Brunei Darussalam"/>
                          <w:listItem w:displayText="Bulgaria" w:value="Bulgaria"/>
                          <w:listItem w:displayText="Burkina Faso" w:value="Burkina Faso"/>
                          <w:listItem w:displayText="Burundi" w:value="Burundi"/>
                          <w:listItem w:displayText="Cabo Verde" w:value="Cabo Verde"/>
                          <w:listItem w:displayText="Cambodia" w:value="Cambodia"/>
                          <w:listItem w:displayText="Cameroon" w:value="Cameroon"/>
                          <w:listItem w:displayText="Canada" w:value="Canada"/>
                          <w:listItem w:displayText="Central African Republic" w:value="Central African Republic"/>
                          <w:listItem w:displayText="Chad" w:value="Chad"/>
                          <w:listItem w:displayText="Chile" w:value="Chile"/>
                          <w:listItem w:displayText="China" w:value="China"/>
                          <w:listItem w:displayText="Colombia" w:value="Colombia"/>
                          <w:listItem w:displayText="Comoros" w:value="Comoros"/>
                          <w:listItem w:displayText="Congo" w:value="Congo"/>
                          <w:listItem w:displayText="Costa Rica" w:value="Costa Rica"/>
                          <w:listItem w:displayText="Côte d'Ivoire" w:value="Côte d'Ivoire"/>
                          <w:listItem w:displayText="Croatia" w:value="Croatia"/>
                          <w:listItem w:displayText="Cuba" w:value="Cuba"/>
                          <w:listItem w:displayText="Cyprus" w:value="Cyprus"/>
                          <w:listItem w:displayText="Czechia" w:value="Czechia"/>
                          <w:listItem w:displayText="Democratic People's Republic of Korea" w:value="Democratic People's Republic of Korea"/>
                          <w:listItem w:displayText="Democratic Republic of the Congo" w:value="Democratic Republic of the Congo"/>
                          <w:listItem w:displayText="Denmark" w:value="Denmark"/>
                          <w:listItem w:displayText="Djibouti" w:value="Djibouti"/>
                          <w:listItem w:displayText="Dominica" w:value="Dominica"/>
                          <w:listItem w:displayText="Dominican Republic" w:value="Dominican Republic"/>
                          <w:listItem w:displayText="Ecuador" w:value="Ecuador"/>
                          <w:listItem w:displayText="Egypt" w:value="Egypt"/>
                          <w:listItem w:displayText="El Salvador" w:value="El Salvador"/>
                          <w:listItem w:displayText="Equatorial Guinea" w:value="Equatorial Guinea"/>
                          <w:listItem w:displayText="Eritrea" w:value="Eritrea"/>
                          <w:listItem w:displayText="Estonia" w:value="Estonia"/>
                          <w:listItem w:displayText="Eswatini" w:value="Eswatini"/>
                          <w:listItem w:displayText="Ethiopia" w:value="Ethiopia"/>
                          <w:listItem w:displayText="Fiji" w:value="Fiji"/>
                          <w:listItem w:displayText="Finland" w:value="Finland"/>
                          <w:listItem w:displayText="France" w:value="France"/>
                          <w:listItem w:displayText="Gabon" w:value="Gabon"/>
                          <w:listItem w:displayText="Gambia" w:value="Gambia"/>
                          <w:listItem w:displayText="Georgia" w:value="Georgia"/>
                          <w:listItem w:displayText="Germany" w:value="Germany"/>
                          <w:listItem w:displayText="Ghana" w:value="Ghana"/>
                          <w:listItem w:displayText="Greece" w:value="Greece"/>
                          <w:listItem w:displayText="Grenada" w:value="Grenada"/>
                          <w:listItem w:displayText="Guatemala" w:value="Guatemala"/>
                          <w:listItem w:displayText="Guinea" w:value="Guinea"/>
                          <w:listItem w:displayText="Guinea-Bissau" w:value="Guinea-Bissau"/>
                          <w:listItem w:displayText="Guyana" w:value="Guyana"/>
                          <w:listItem w:displayText="Haiti" w:value="Haiti"/>
                          <w:listItem w:displayText="Honduras" w:value="Honduras"/>
                          <w:listItem w:displayText="Hungary" w:value="Hungary"/>
                          <w:listItem w:displayText="Iceland" w:value="Iceland"/>
                          <w:listItem w:displayText="India" w:value="India"/>
                          <w:listItem w:displayText="Indonesia" w:value="Indonesia"/>
                          <w:listItem w:displayText="Iran (Islamic Republic of)" w:value="Iran (Islamic Republic of)"/>
                          <w:listItem w:displayText="Iraq" w:value="Iraq"/>
                          <w:listItem w:displayText="Ireland" w:value="Ireland"/>
                          <w:listItem w:displayText="Israel" w:value="Israel"/>
                          <w:listItem w:displayText="Italy" w:value="Italy"/>
                          <w:listItem w:displayText="Jamaica" w:value="Jamaica"/>
                          <w:listItem w:displayText="Japan" w:value="Japan"/>
                          <w:listItem w:displayText="Jordan" w:value="Jordan"/>
                          <w:listItem w:displayText="Kazakhstan" w:value="Kazakhstan"/>
                          <w:listItem w:displayText="Kenya" w:value="Kenya"/>
                          <w:listItem w:displayText="Kiribati" w:value="Kiribati"/>
                          <w:listItem w:displayText="Kuwait" w:value="Kuwait"/>
                          <w:listItem w:displayText="Kyrgyzstan" w:value="Kyrgyzstan"/>
                          <w:listItem w:displayText="Lao People's Democratic Republic" w:value="Lao People's Democratic Republic"/>
                          <w:listItem w:displayText="Latvia" w:value="Latvia"/>
                          <w:listItem w:displayText="Lebanon" w:value="Lebanon"/>
                          <w:listItem w:displayText="Lesotho" w:value="Lesotho"/>
                          <w:listItem w:displayText="Liberia" w:value="Liberia"/>
                          <w:listItem w:displayText="Libya" w:value="Libya"/>
                          <w:listItem w:displayText="Liechtenstein" w:value="Liechtenstein"/>
                          <w:listItem w:displayText="Lithuania" w:value="Lithuania"/>
                          <w:listItem w:displayText="Luxembourg" w:value="Luxembourg"/>
                          <w:listItem w:displayText="Madagascar" w:value="Madagascar"/>
                          <w:listItem w:displayText="Malawi" w:value="Malawi"/>
                          <w:listItem w:displayText="Malaysia" w:value="Malaysia"/>
                          <w:listItem w:displayText="Maldives" w:value="Maldives"/>
                          <w:listItem w:displayText="Mali" w:value="Mali"/>
                          <w:listItem w:displayText="Malta" w:value="Malta"/>
                          <w:listItem w:displayText="Marshall Islands" w:value="Marshall Islands"/>
                          <w:listItem w:displayText="Mauritania" w:value="Mauritania"/>
                          <w:listItem w:displayText="Mauritius" w:value="Mauritius"/>
                          <w:listItem w:displayText="Mexico" w:value="Mexico"/>
                          <w:listItem w:displayText="Micronesia (Federated States of)" w:value="Micronesia (Federated States of)"/>
                          <w:listItem w:displayText="Monaco" w:value="Monaco"/>
                          <w:listItem w:displayText="Mongolia" w:value="Mongolia"/>
                          <w:listItem w:displayText="Montenegro" w:value="Montenegro"/>
                          <w:listItem w:displayText="Morocco" w:value="Morocco"/>
                          <w:listItem w:displayText="Mozambique" w:value="Mozambique"/>
                          <w:listItem w:displayText="Myanmar" w:value="Myanmar"/>
                          <w:listItem w:displayText="Namibia" w:value="Namibia"/>
                          <w:listItem w:displayText="Nauru" w:value="Nauru"/>
                          <w:listItem w:displayText="Nepal" w:value="Nepal"/>
                          <w:listItem w:displayText="Netherlands" w:value="Netherlands"/>
                          <w:listItem w:displayText="New Zealand" w:value="New Zealand"/>
                          <w:listItem w:displayText="Nicaragua" w:value="Nicaragua"/>
                          <w:listItem w:displayText="Niger" w:value="Niger"/>
                          <w:listItem w:displayText="Nigeria" w:value="Nigeria"/>
                          <w:listItem w:displayText="North Macedonia" w:value="North Macedonia"/>
                          <w:listItem w:displayText="Norway" w:value="Norway"/>
                          <w:listItem w:displayText="Oman" w:value="Oman"/>
                          <w:listItem w:displayText="Pakistan" w:value="Pakistan"/>
                          <w:listItem w:displayText="Palau" w:value="Palau"/>
                          <w:listItem w:displayText="Panama" w:value="Panama"/>
                          <w:listItem w:displayText="Papua New Guinea" w:value="Papua New Guinea"/>
                          <w:listItem w:displayText="Paraguay" w:value="Paraguay"/>
                          <w:listItem w:displayText="Peru" w:value="Peru"/>
                          <w:listItem w:displayText="Philippines" w:value="Philippines"/>
                          <w:listItem w:displayText="Poland" w:value="Poland"/>
                          <w:listItem w:displayText="Portugal" w:value="Portugal"/>
                          <w:listItem w:displayText="Qatar" w:value="Qatar"/>
                          <w:listItem w:displayText="Republic of Korea" w:value="Republic of Korea"/>
                          <w:listItem w:displayText="Republic of Moldova" w:value="Republic of Moldova"/>
                          <w:listItem w:displayText="Romania" w:value="Romania"/>
                          <w:listItem w:displayText="Russian Federation" w:value="Russian Federation"/>
                          <w:listItem w:displayText="Rwanda" w:value="Rwanda"/>
                          <w:listItem w:displayText="Saint Kitts and Nevis" w:value="Saint Kitts and Nevis"/>
                          <w:listItem w:displayText="Saint Lucia" w:value="Saint Lucia"/>
                          <w:listItem w:displayText="Saint Vincent and the Grenadines" w:value="Saint Vincent and the Grenadines"/>
                          <w:listItem w:displayText="Samoa" w:value="Samoa"/>
                          <w:listItem w:displayText="San Marino" w:value="San Marino"/>
                          <w:listItem w:displayText="Sao Tome and Principe" w:value="Sao Tome and Principe"/>
                          <w:listItem w:displayText="Saudi Arabia" w:value="Saudi Arabia"/>
                          <w:listItem w:displayText="Senegal" w:value="Senegal"/>
                          <w:listItem w:displayText="Serbia" w:value="Serbia"/>
                          <w:listItem w:displayText="Seychelles" w:value="Seychelles"/>
                          <w:listItem w:displayText="Sierra Leone" w:value="Sierra Leone"/>
                          <w:listItem w:displayText="Singapore" w:value="Singapore"/>
                          <w:listItem w:displayText="Slovakia" w:value="Slovakia"/>
                          <w:listItem w:displayText="Slovenia" w:value="Slovenia"/>
                          <w:listItem w:displayText="Solomon Islands" w:value="Solomon Islands"/>
                          <w:listItem w:displayText="Somalia" w:value="Somalia"/>
                          <w:listItem w:displayText="South Africa" w:value="South Africa"/>
                          <w:listItem w:displayText="South Sudan" w:value="South Sudan"/>
                          <w:listItem w:displayText="Spain" w:value="Spain"/>
                          <w:listItem w:displayText="Sri Lanka" w:value="Sri Lanka"/>
                          <w:listItem w:displayText="Sudan" w:value="Sudan"/>
                          <w:listItem w:displayText="Suriname" w:value="Suriname"/>
                          <w:listItem w:displayText="Sweden" w:value="Sweden"/>
                          <w:listItem w:displayText="Switzerland" w:value="Switzerland"/>
                          <w:listItem w:displayText="Syrian Arab Republic" w:value="Syrian Arab Republic"/>
                          <w:listItem w:displayText="Tajikistan" w:value="Tajikistan"/>
                          <w:listItem w:displayText="Thailand" w:value="Thailand"/>
                          <w:listItem w:displayText="Timor-Leste" w:value="Timor-Leste"/>
                          <w:listItem w:displayText="Togo" w:value="Togo"/>
                          <w:listItem w:displayText="Tonga" w:value="Tonga"/>
                          <w:listItem w:displayText="Trinidad and Tobago" w:value="Trinidad and Tobago"/>
                          <w:listItem w:displayText="Tunisia" w:value="Tunisia"/>
                          <w:listItem w:displayText="Türkiye" w:value="Türkiye"/>
                          <w:listItem w:displayText="Turkmenistan" w:value="Turkmenistan"/>
                          <w:listItem w:displayText="Tuvalu" w:value="Tuvalu"/>
                          <w:listItem w:displayText="Uganda" w:value="Uganda"/>
                          <w:listItem w:displayText="Ukraine" w:value="Ukraine"/>
                          <w:listItem w:displayText="United Arab Emirates" w:value="United Arab Emirates"/>
                          <w:listItem w:displayText="United Kingdom of Great Britain and Northern Ireland" w:value="United Kingdom of Great Britain and Northern Ireland"/>
                          <w:listItem w:displayText="United Republic of Tanzania" w:value="United Republic of Tanzania"/>
                          <w:listItem w:displayText="United States of America" w:value="United States of America"/>
                          <w:listItem w:displayText="Uruguay" w:value="Uruguay"/>
                          <w:listItem w:displayText="Uzbekistan" w:value="Uzbekistan"/>
                          <w:listItem w:displayText="Vanuatu" w:value="Vanuatu"/>
                          <w:listItem w:displayText="Venezuela (Bolivarian Republic of)" w:value="Venezuela (Bolivarian Republic of)"/>
                          <w:listItem w:displayText="Viet Nam" w:value="Viet Nam"/>
                          <w:listItem w:displayText="Yemen" w:value="Yemen"/>
                          <w:listItem w:displayText="Zambia" w:value="Zambia"/>
                          <w:listItem w:displayText="Zimbabwe" w:value="Zimbabwe"/>
                        </w:dropDownList>
                      </w:sdtPr>
                      <w:sdtEndPr>
                        <w:rPr>
                          <w:rFonts w:ascii="Aptos" w:eastAsiaTheme="minorHAnsi" w:hAnsi="Aptos" w:cstheme="minorBidi"/>
                          <w:b w:val="0"/>
                          <w:color w:val="000000"/>
                          <w:kern w:val="0"/>
                          <w:sz w:val="24"/>
                          <w:shd w:val="clear" w:color="auto" w:fill="DCDCDC"/>
                          <w:lang w:val="en-GB" w:eastAsia="en-US"/>
                        </w:rPr>
                      </w:sdtEndPr>
                      <w:sdtContent>
                        <w:r w:rsidR="009669C6" w:rsidRPr="00A17E4F">
                          <w:rPr>
                            <w:rFonts w:ascii="Aptos" w:hAnsi="Aptos"/>
                            <w:color w:val="000000"/>
                            <w:sz w:val="24"/>
                            <w:shd w:val="clear" w:color="auto" w:fill="DCDCDC"/>
                          </w:rPr>
                          <w:t>Select country</w:t>
                        </w:r>
                      </w:sdtContent>
                    </w:sdt>
                  </w:p>
                </w:tc>
                <w:tc>
                  <w:tcPr>
                    <w:tcW w:w="4511" w:type="dxa"/>
                    <w:gridSpan w:val="6"/>
                    <w:tcBorders>
                      <w:left w:val="single" w:sz="4" w:space="0" w:color="auto"/>
                      <w:bottom w:val="single" w:sz="4" w:space="0" w:color="auto"/>
                    </w:tcBorders>
                    <w:shd w:val="clear" w:color="auto" w:fill="DBE5F1" w:themeFill="accent1" w:themeFillTint="33"/>
                  </w:tcPr>
                  <w:p w14:paraId="7843E16C" w14:textId="77777777" w:rsidR="009669C6" w:rsidRDefault="009669C6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/>
                        <w:kern w:val="2"/>
                        <w:lang w:val="en-US" w:eastAsia="ja-JP"/>
                      </w:rPr>
                    </w:pPr>
                    <w:r w:rsidRPr="00A17E4F">
                      <w:rPr>
                        <w:rFonts w:ascii="Aptos" w:hAnsi="Aptos"/>
                        <w:bCs/>
                        <w:i/>
                        <w:iCs/>
                        <w:color w:val="4F81BD" w:themeColor="accent1"/>
                        <w:sz w:val="24"/>
                        <w:lang w:val="en-US"/>
                      </w:rPr>
                      <w:t>&lt;&lt;Instructions&gt;&gt; To add another country, click on country dropdown and then on the [+] button on the right -&gt;</w:t>
                    </w:r>
                  </w:p>
                </w:tc>
              </w:tr>
            </w:sdtContent>
          </w:sdt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id w:val="478191441"/>
              <w:placeholder>
                <w:docPart w:val="B0B56F2BF0544B3A929B91459D66C9DD"/>
              </w:placeholder>
              <w15:repeatingSectionItem/>
            </w:sdtPr>
            <w:sdtEndPr>
              <w:rPr>
                <w:rFonts w:ascii="Aptos" w:eastAsiaTheme="minorHAnsi" w:hAnsi="Aptos" w:cstheme="minorBidi"/>
                <w:b w:val="0"/>
                <w:bCs/>
                <w:i/>
                <w:iCs/>
                <w:color w:val="4F81BD" w:themeColor="accent1"/>
                <w:kern w:val="0"/>
                <w:sz w:val="24"/>
                <w:lang w:eastAsia="en-US"/>
              </w:rPr>
            </w:sdtEndPr>
            <w:sdtContent>
              <w:tr w:rsidR="009669C6" w14:paraId="5764C882" w14:textId="77777777" w:rsidTr="009669C6">
                <w:tc>
                  <w:tcPr>
                    <w:tcW w:w="4510" w:type="dxa"/>
                    <w:gridSpan w:val="7"/>
                    <w:tcBorders>
                      <w:left w:val="single" w:sz="4" w:space="0" w:color="auto"/>
                      <w:bottom w:val="single" w:sz="4" w:space="0" w:color="auto"/>
                    </w:tcBorders>
                  </w:tcPr>
                  <w:p w14:paraId="319927C4" w14:textId="77777777" w:rsidR="009669C6" w:rsidRDefault="00000000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/>
                        <w:kern w:val="2"/>
                        <w:lang w:val="en-US" w:eastAsia="ja-JP"/>
                      </w:rPr>
                    </w:pPr>
                    <w:sdt>
                      <w:sdtPr>
                        <w:rPr>
                          <w:rFonts w:eastAsia="MS Mincho" w:cs="Times New Roman"/>
                          <w:b/>
                          <w:kern w:val="2"/>
                          <w:lang w:val="en-US" w:eastAsia="ja-JP"/>
                        </w:rPr>
                        <w:alias w:val="countrydd"/>
                        <w:tag w:val="countrydd"/>
                        <w:id w:val="1417441548"/>
                        <w:placeholder>
                          <w:docPart w:val="3EBF276579CD4C179DA8FD2AB874F6B6"/>
                        </w:placeholder>
                        <w:showingPlcHdr/>
                        <w:dropDownList>
                          <w:listItem w:displayText="Select country" w:value="Select country"/>
                          <w:listItem w:displayText="Afghanistan" w:value="Afghanistan"/>
                          <w:listItem w:displayText="Albania" w:value="Albania"/>
                          <w:listItem w:displayText="Algeria" w:value="Algeria"/>
                          <w:listItem w:displayText="Andorra" w:value="Andorra"/>
                          <w:listItem w:displayText="Angola" w:value="Angola"/>
                          <w:listItem w:displayText="Antigua and Barbuda" w:value="Antigua and Barbuda"/>
                          <w:listItem w:displayText="Argentina" w:value="Argentina"/>
                          <w:listItem w:displayText="Armenia" w:value="Armenia"/>
                          <w:listItem w:displayText="Australia" w:value="Australia"/>
                          <w:listItem w:displayText="Austria" w:value="Austria"/>
                          <w:listItem w:displayText="Azerbaijan" w:value="Azerbaijan"/>
                          <w:listItem w:displayText="Bahamas" w:value="Bahamas"/>
                          <w:listItem w:displayText="Bahrain" w:value="Bahrain"/>
                          <w:listItem w:displayText="Bangladesh" w:value="Bangladesh"/>
                          <w:listItem w:displayText="Barbados" w:value="Barbados"/>
                          <w:listItem w:displayText="Belarus" w:value="Belarus"/>
                          <w:listItem w:displayText="Belgium" w:value="Belgium"/>
                          <w:listItem w:displayText="Belize" w:value="Belize"/>
                          <w:listItem w:displayText="Benin" w:value="Benin"/>
                          <w:listItem w:displayText="Bhutan" w:value="Bhutan"/>
                          <w:listItem w:displayText="Bolivia (Plurinational State of)" w:value="Bolivia (Plurinational State of)"/>
                          <w:listItem w:displayText="Bosnia and Herzegovina" w:value="Bosnia and Herzegovina"/>
                          <w:listItem w:displayText="Botswana" w:value="Botswana"/>
                          <w:listItem w:displayText="Brazil" w:value="Brazil"/>
                          <w:listItem w:displayText="Brunei Darussalam" w:value="Brunei Darussalam"/>
                          <w:listItem w:displayText="Bulgaria" w:value="Bulgaria"/>
                          <w:listItem w:displayText="Burkina Faso" w:value="Burkina Faso"/>
                          <w:listItem w:displayText="Burundi" w:value="Burundi"/>
                          <w:listItem w:displayText="Cabo Verde" w:value="Cabo Verde"/>
                          <w:listItem w:displayText="Cambodia" w:value="Cambodia"/>
                          <w:listItem w:displayText="Cameroon" w:value="Cameroon"/>
                          <w:listItem w:displayText="Canada" w:value="Canada"/>
                          <w:listItem w:displayText="Central African Republic" w:value="Central African Republic"/>
                          <w:listItem w:displayText="Chad" w:value="Chad"/>
                          <w:listItem w:displayText="Chile" w:value="Chile"/>
                          <w:listItem w:displayText="China" w:value="China"/>
                          <w:listItem w:displayText="Colombia" w:value="Colombia"/>
                          <w:listItem w:displayText="Comoros" w:value="Comoros"/>
                          <w:listItem w:displayText="Congo" w:value="Congo"/>
                          <w:listItem w:displayText="Costa Rica" w:value="Costa Rica"/>
                          <w:listItem w:displayText="Côte d'Ivoire" w:value="Côte d'Ivoire"/>
                          <w:listItem w:displayText="Croatia" w:value="Croatia"/>
                          <w:listItem w:displayText="Cuba" w:value="Cuba"/>
                          <w:listItem w:displayText="Cyprus" w:value="Cyprus"/>
                          <w:listItem w:displayText="Czechia" w:value="Czechia"/>
                          <w:listItem w:displayText="Democratic People's Republic of Korea" w:value="Democratic People's Republic of Korea"/>
                          <w:listItem w:displayText="Democratic Republic of the Congo" w:value="Democratic Republic of the Congo"/>
                          <w:listItem w:displayText="Denmark" w:value="Denmark"/>
                          <w:listItem w:displayText="Djibouti" w:value="Djibouti"/>
                          <w:listItem w:displayText="Dominica" w:value="Dominica"/>
                          <w:listItem w:displayText="Dominican Republic" w:value="Dominican Republic"/>
                          <w:listItem w:displayText="Ecuador" w:value="Ecuador"/>
                          <w:listItem w:displayText="Egypt" w:value="Egypt"/>
                          <w:listItem w:displayText="El Salvador" w:value="El Salvador"/>
                          <w:listItem w:displayText="Equatorial Guinea" w:value="Equatorial Guinea"/>
                          <w:listItem w:displayText="Eritrea" w:value="Eritrea"/>
                          <w:listItem w:displayText="Estonia" w:value="Estonia"/>
                          <w:listItem w:displayText="Eswatini" w:value="Eswatini"/>
                          <w:listItem w:displayText="Ethiopia" w:value="Ethiopia"/>
                          <w:listItem w:displayText="Fiji" w:value="Fiji"/>
                          <w:listItem w:displayText="Finland" w:value="Finland"/>
                          <w:listItem w:displayText="France" w:value="France"/>
                          <w:listItem w:displayText="Gabon" w:value="Gabon"/>
                          <w:listItem w:displayText="Gambia" w:value="Gambia"/>
                          <w:listItem w:displayText="Georgia" w:value="Georgia"/>
                          <w:listItem w:displayText="Germany" w:value="Germany"/>
                          <w:listItem w:displayText="Ghana" w:value="Ghana"/>
                          <w:listItem w:displayText="Greece" w:value="Greece"/>
                          <w:listItem w:displayText="Grenada" w:value="Grenada"/>
                          <w:listItem w:displayText="Guatemala" w:value="Guatemala"/>
                          <w:listItem w:displayText="Guinea" w:value="Guinea"/>
                          <w:listItem w:displayText="Guinea-Bissau" w:value="Guinea-Bissau"/>
                          <w:listItem w:displayText="Guyana" w:value="Guyana"/>
                          <w:listItem w:displayText="Haiti" w:value="Haiti"/>
                          <w:listItem w:displayText="Honduras" w:value="Honduras"/>
                          <w:listItem w:displayText="Hungary" w:value="Hungary"/>
                          <w:listItem w:displayText="Iceland" w:value="Iceland"/>
                          <w:listItem w:displayText="India" w:value="India"/>
                          <w:listItem w:displayText="Indonesia" w:value="Indonesia"/>
                          <w:listItem w:displayText="Iran (Islamic Republic of)" w:value="Iran (Islamic Republic of)"/>
                          <w:listItem w:displayText="Iraq" w:value="Iraq"/>
                          <w:listItem w:displayText="Ireland" w:value="Ireland"/>
                          <w:listItem w:displayText="Israel" w:value="Israel"/>
                          <w:listItem w:displayText="Italy" w:value="Italy"/>
                          <w:listItem w:displayText="Jamaica" w:value="Jamaica"/>
                          <w:listItem w:displayText="Japan" w:value="Japan"/>
                          <w:listItem w:displayText="Jordan" w:value="Jordan"/>
                          <w:listItem w:displayText="Kazakhstan" w:value="Kazakhstan"/>
                          <w:listItem w:displayText="Kenya" w:value="Kenya"/>
                          <w:listItem w:displayText="Kiribati" w:value="Kiribati"/>
                          <w:listItem w:displayText="Kuwait" w:value="Kuwait"/>
                          <w:listItem w:displayText="Kyrgyzstan" w:value="Kyrgyzstan"/>
                          <w:listItem w:displayText="Lao People's Democratic Republic" w:value="Lao People's Democratic Republic"/>
                          <w:listItem w:displayText="Latvia" w:value="Latvia"/>
                          <w:listItem w:displayText="Lebanon" w:value="Lebanon"/>
                          <w:listItem w:displayText="Lesotho" w:value="Lesotho"/>
                          <w:listItem w:displayText="Liberia" w:value="Liberia"/>
                          <w:listItem w:displayText="Libya" w:value="Libya"/>
                          <w:listItem w:displayText="Liechtenstein" w:value="Liechtenstein"/>
                          <w:listItem w:displayText="Lithuania" w:value="Lithuania"/>
                          <w:listItem w:displayText="Luxembourg" w:value="Luxembourg"/>
                          <w:listItem w:displayText="Madagascar" w:value="Madagascar"/>
                          <w:listItem w:displayText="Malawi" w:value="Malawi"/>
                          <w:listItem w:displayText="Malaysia" w:value="Malaysia"/>
                          <w:listItem w:displayText="Maldives" w:value="Maldives"/>
                          <w:listItem w:displayText="Mali" w:value="Mali"/>
                          <w:listItem w:displayText="Malta" w:value="Malta"/>
                          <w:listItem w:displayText="Marshall Islands" w:value="Marshall Islands"/>
                          <w:listItem w:displayText="Mauritania" w:value="Mauritania"/>
                          <w:listItem w:displayText="Mauritius" w:value="Mauritius"/>
                          <w:listItem w:displayText="Mexico" w:value="Mexico"/>
                          <w:listItem w:displayText="Micronesia (Federated States of)" w:value="Micronesia (Federated States of)"/>
                          <w:listItem w:displayText="Monaco" w:value="Monaco"/>
                          <w:listItem w:displayText="Mongolia" w:value="Mongolia"/>
                          <w:listItem w:displayText="Montenegro" w:value="Montenegro"/>
                          <w:listItem w:displayText="Morocco" w:value="Morocco"/>
                          <w:listItem w:displayText="Mozambique" w:value="Mozambique"/>
                          <w:listItem w:displayText="Myanmar" w:value="Myanmar"/>
                          <w:listItem w:displayText="Namibia" w:value="Namibia"/>
                          <w:listItem w:displayText="Nauru" w:value="Nauru"/>
                          <w:listItem w:displayText="Nepal" w:value="Nepal"/>
                          <w:listItem w:displayText="Netherlands" w:value="Netherlands"/>
                          <w:listItem w:displayText="New Zealand" w:value="New Zealand"/>
                          <w:listItem w:displayText="Nicaragua" w:value="Nicaragua"/>
                          <w:listItem w:displayText="Niger" w:value="Niger"/>
                          <w:listItem w:displayText="Nigeria" w:value="Nigeria"/>
                          <w:listItem w:displayText="North Macedonia" w:value="North Macedonia"/>
                          <w:listItem w:displayText="Norway" w:value="Norway"/>
                          <w:listItem w:displayText="Oman" w:value="Oman"/>
                          <w:listItem w:displayText="Pakistan" w:value="Pakistan"/>
                          <w:listItem w:displayText="Palau" w:value="Palau"/>
                          <w:listItem w:displayText="Panama" w:value="Panama"/>
                          <w:listItem w:displayText="Papua New Guinea" w:value="Papua New Guinea"/>
                          <w:listItem w:displayText="Paraguay" w:value="Paraguay"/>
                          <w:listItem w:displayText="Peru" w:value="Peru"/>
                          <w:listItem w:displayText="Philippines" w:value="Philippines"/>
                          <w:listItem w:displayText="Poland" w:value="Poland"/>
                          <w:listItem w:displayText="Portugal" w:value="Portugal"/>
                          <w:listItem w:displayText="Qatar" w:value="Qatar"/>
                          <w:listItem w:displayText="Republic of Korea" w:value="Republic of Korea"/>
                          <w:listItem w:displayText="Republic of Moldova" w:value="Republic of Moldova"/>
                          <w:listItem w:displayText="Romania" w:value="Romania"/>
                          <w:listItem w:displayText="Russian Federation" w:value="Russian Federation"/>
                          <w:listItem w:displayText="Rwanda" w:value="Rwanda"/>
                          <w:listItem w:displayText="Saint Kitts and Nevis" w:value="Saint Kitts and Nevis"/>
                          <w:listItem w:displayText="Saint Lucia" w:value="Saint Lucia"/>
                          <w:listItem w:displayText="Saint Vincent and the Grenadines" w:value="Saint Vincent and the Grenadines"/>
                          <w:listItem w:displayText="Samoa" w:value="Samoa"/>
                          <w:listItem w:displayText="San Marino" w:value="San Marino"/>
                          <w:listItem w:displayText="Sao Tome and Principe" w:value="Sao Tome and Principe"/>
                          <w:listItem w:displayText="Saudi Arabia" w:value="Saudi Arabia"/>
                          <w:listItem w:displayText="Senegal" w:value="Senegal"/>
                          <w:listItem w:displayText="Serbia" w:value="Serbia"/>
                          <w:listItem w:displayText="Seychelles" w:value="Seychelles"/>
                          <w:listItem w:displayText="Sierra Leone" w:value="Sierra Leone"/>
                          <w:listItem w:displayText="Singapore" w:value="Singapore"/>
                          <w:listItem w:displayText="Slovakia" w:value="Slovakia"/>
                          <w:listItem w:displayText="Slovenia" w:value="Slovenia"/>
                          <w:listItem w:displayText="Solomon Islands" w:value="Solomon Islands"/>
                          <w:listItem w:displayText="Somalia" w:value="Somalia"/>
                          <w:listItem w:displayText="South Africa" w:value="South Africa"/>
                          <w:listItem w:displayText="South Sudan" w:value="South Sudan"/>
                          <w:listItem w:displayText="Spain" w:value="Spain"/>
                          <w:listItem w:displayText="Sri Lanka" w:value="Sri Lanka"/>
                          <w:listItem w:displayText="Sudan" w:value="Sudan"/>
                          <w:listItem w:displayText="Suriname" w:value="Suriname"/>
                          <w:listItem w:displayText="Sweden" w:value="Sweden"/>
                          <w:listItem w:displayText="Switzerland" w:value="Switzerland"/>
                          <w:listItem w:displayText="Syrian Arab Republic" w:value="Syrian Arab Republic"/>
                          <w:listItem w:displayText="Tajikistan" w:value="Tajikistan"/>
                          <w:listItem w:displayText="Thailand" w:value="Thailand"/>
                          <w:listItem w:displayText="Timor-Leste" w:value="Timor-Leste"/>
                          <w:listItem w:displayText="Togo" w:value="Togo"/>
                          <w:listItem w:displayText="Tonga" w:value="Tonga"/>
                          <w:listItem w:displayText="Trinidad and Tobago" w:value="Trinidad and Tobago"/>
                          <w:listItem w:displayText="Tunisia" w:value="Tunisia"/>
                          <w:listItem w:displayText="Türkiye" w:value="Türkiye"/>
                          <w:listItem w:displayText="Turkmenistan" w:value="Turkmenistan"/>
                          <w:listItem w:displayText="Tuvalu" w:value="Tuvalu"/>
                          <w:listItem w:displayText="Uganda" w:value="Uganda"/>
                          <w:listItem w:displayText="Ukraine" w:value="Ukraine"/>
                          <w:listItem w:displayText="United Arab Emirates" w:value="United Arab Emirates"/>
                          <w:listItem w:displayText="United Kingdom of Great Britain and Northern Ireland" w:value="United Kingdom of Great Britain and Northern Ireland"/>
                          <w:listItem w:displayText="United Republic of Tanzania" w:value="United Republic of Tanzania"/>
                          <w:listItem w:displayText="United States of America" w:value="United States of America"/>
                          <w:listItem w:displayText="Uruguay" w:value="Uruguay"/>
                          <w:listItem w:displayText="Uzbekistan" w:value="Uzbekistan"/>
                          <w:listItem w:displayText="Vanuatu" w:value="Vanuatu"/>
                          <w:listItem w:displayText="Venezuela (Bolivarian Republic of)" w:value="Venezuela (Bolivarian Republic of)"/>
                          <w:listItem w:displayText="Viet Nam" w:value="Viet Nam"/>
                          <w:listItem w:displayText="Yemen" w:value="Yemen"/>
                          <w:listItem w:displayText="Zambia" w:value="Zambia"/>
                          <w:listItem w:displayText="Zimbabwe" w:value="Zimbabwe"/>
                        </w:dropDownList>
                      </w:sdtPr>
                      <w:sdtEndPr>
                        <w:rPr>
                          <w:rFonts w:ascii="Aptos" w:eastAsiaTheme="minorHAnsi" w:hAnsi="Aptos" w:cstheme="minorBidi"/>
                          <w:b w:val="0"/>
                          <w:color w:val="000000"/>
                          <w:kern w:val="0"/>
                          <w:sz w:val="24"/>
                          <w:shd w:val="clear" w:color="auto" w:fill="DCDCDC"/>
                          <w:lang w:val="en-GB" w:eastAsia="en-US"/>
                        </w:rPr>
                      </w:sdtEndPr>
                      <w:sdtContent>
                        <w:r w:rsidR="009669C6" w:rsidRPr="00C20D0D">
                          <w:rPr>
                            <w:rStyle w:val="PlaceholderText"/>
                            <w:highlight w:val="lightGray"/>
                          </w:rPr>
                          <w:t>Choose an item.</w:t>
                        </w:r>
                      </w:sdtContent>
                    </w:sdt>
                  </w:p>
                </w:tc>
                <w:tc>
                  <w:tcPr>
                    <w:tcW w:w="4511" w:type="dxa"/>
                    <w:gridSpan w:val="6"/>
                    <w:tcBorders>
                      <w:left w:val="single" w:sz="4" w:space="0" w:color="auto"/>
                      <w:bottom w:val="single" w:sz="4" w:space="0" w:color="auto"/>
                    </w:tcBorders>
                    <w:shd w:val="clear" w:color="auto" w:fill="DBE5F1" w:themeFill="accent1" w:themeFillTint="33"/>
                  </w:tcPr>
                  <w:p w14:paraId="5B975355" w14:textId="77777777" w:rsidR="009669C6" w:rsidRDefault="009669C6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/>
                        <w:kern w:val="2"/>
                        <w:lang w:val="en-US" w:eastAsia="ja-JP"/>
                      </w:rPr>
                    </w:pPr>
                    <w:r w:rsidRPr="00A17E4F">
                      <w:rPr>
                        <w:rFonts w:ascii="Aptos" w:hAnsi="Aptos"/>
                        <w:bCs/>
                        <w:i/>
                        <w:iCs/>
                        <w:color w:val="4F81BD" w:themeColor="accent1"/>
                        <w:sz w:val="24"/>
                        <w:lang w:val="en-US"/>
                      </w:rPr>
                      <w:t xml:space="preserve">&lt;&lt;Instructions&gt;&gt; To add another country, click on country dropdown and then on </w:t>
                    </w:r>
                    <w:r w:rsidRPr="00A17E4F">
                      <w:rPr>
                        <w:rFonts w:ascii="Aptos" w:hAnsi="Aptos"/>
                        <w:bCs/>
                        <w:i/>
                        <w:iCs/>
                        <w:color w:val="4F81BD" w:themeColor="accent1"/>
                        <w:sz w:val="24"/>
                        <w:lang w:val="en-US"/>
                      </w:rPr>
                      <w:lastRenderedPageBreak/>
                      <w:t>the [+] button on the right -&gt;</w:t>
                    </w:r>
                  </w:p>
                </w:tc>
              </w:tr>
            </w:sdtContent>
          </w:sdt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id w:val="1490288141"/>
              <w:placeholder>
                <w:docPart w:val="1C8436A467C34D0DBF9EE45A575021A7"/>
              </w:placeholder>
              <w15:repeatingSectionItem/>
            </w:sdtPr>
            <w:sdtEndPr>
              <w:rPr>
                <w:rFonts w:ascii="Aptos" w:eastAsiaTheme="minorHAnsi" w:hAnsi="Aptos" w:cstheme="minorBidi"/>
                <w:b w:val="0"/>
                <w:bCs/>
                <w:i/>
                <w:iCs/>
                <w:color w:val="4F81BD" w:themeColor="accent1"/>
                <w:kern w:val="0"/>
                <w:sz w:val="24"/>
                <w:lang w:eastAsia="en-US"/>
              </w:rPr>
            </w:sdtEndPr>
            <w:sdtContent>
              <w:tr w:rsidR="009669C6" w14:paraId="18F1CD65" w14:textId="77777777" w:rsidTr="009669C6">
                <w:tc>
                  <w:tcPr>
                    <w:tcW w:w="4510" w:type="dxa"/>
                    <w:gridSpan w:val="7"/>
                    <w:tcBorders>
                      <w:left w:val="single" w:sz="4" w:space="0" w:color="auto"/>
                      <w:bottom w:val="single" w:sz="4" w:space="0" w:color="auto"/>
                    </w:tcBorders>
                  </w:tcPr>
                  <w:p w14:paraId="506CFAE4" w14:textId="77777777" w:rsidR="009669C6" w:rsidRDefault="00000000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/>
                        <w:kern w:val="2"/>
                        <w:lang w:val="en-US" w:eastAsia="ja-JP"/>
                      </w:rPr>
                    </w:pPr>
                    <w:sdt>
                      <w:sdtPr>
                        <w:rPr>
                          <w:rFonts w:eastAsia="MS Mincho" w:cs="Times New Roman"/>
                          <w:b/>
                          <w:kern w:val="2"/>
                          <w:lang w:val="en-US" w:eastAsia="ja-JP"/>
                        </w:rPr>
                        <w:alias w:val="countrydd"/>
                        <w:tag w:val="countrydd"/>
                        <w:id w:val="-1499261956"/>
                        <w:placeholder>
                          <w:docPart w:val="2980BB7D2EE84D259010257648E2D77C"/>
                        </w:placeholder>
                        <w:showingPlcHdr/>
                        <w:dropDownList>
                          <w:listItem w:displayText="Select country" w:value="Select country"/>
                          <w:listItem w:displayText="Afghanistan" w:value="Afghanistan"/>
                          <w:listItem w:displayText="Albania" w:value="Albania"/>
                          <w:listItem w:displayText="Algeria" w:value="Algeria"/>
                          <w:listItem w:displayText="Andorra" w:value="Andorra"/>
                          <w:listItem w:displayText="Angola" w:value="Angola"/>
                          <w:listItem w:displayText="Antigua and Barbuda" w:value="Antigua and Barbuda"/>
                          <w:listItem w:displayText="Argentina" w:value="Argentina"/>
                          <w:listItem w:displayText="Armenia" w:value="Armenia"/>
                          <w:listItem w:displayText="Australia" w:value="Australia"/>
                          <w:listItem w:displayText="Austria" w:value="Austria"/>
                          <w:listItem w:displayText="Azerbaijan" w:value="Azerbaijan"/>
                          <w:listItem w:displayText="Bahamas" w:value="Bahamas"/>
                          <w:listItem w:displayText="Bahrain" w:value="Bahrain"/>
                          <w:listItem w:displayText="Bangladesh" w:value="Bangladesh"/>
                          <w:listItem w:displayText="Barbados" w:value="Barbados"/>
                          <w:listItem w:displayText="Belarus" w:value="Belarus"/>
                          <w:listItem w:displayText="Belgium" w:value="Belgium"/>
                          <w:listItem w:displayText="Belize" w:value="Belize"/>
                          <w:listItem w:displayText="Benin" w:value="Benin"/>
                          <w:listItem w:displayText="Bhutan" w:value="Bhutan"/>
                          <w:listItem w:displayText="Bolivia (Plurinational State of)" w:value="Bolivia (Plurinational State of)"/>
                          <w:listItem w:displayText="Bosnia and Herzegovina" w:value="Bosnia and Herzegovina"/>
                          <w:listItem w:displayText="Botswana" w:value="Botswana"/>
                          <w:listItem w:displayText="Brazil" w:value="Brazil"/>
                          <w:listItem w:displayText="Brunei Darussalam" w:value="Brunei Darussalam"/>
                          <w:listItem w:displayText="Bulgaria" w:value="Bulgaria"/>
                          <w:listItem w:displayText="Burkina Faso" w:value="Burkina Faso"/>
                          <w:listItem w:displayText="Burundi" w:value="Burundi"/>
                          <w:listItem w:displayText="Cabo Verde" w:value="Cabo Verde"/>
                          <w:listItem w:displayText="Cambodia" w:value="Cambodia"/>
                          <w:listItem w:displayText="Cameroon" w:value="Cameroon"/>
                          <w:listItem w:displayText="Canada" w:value="Canada"/>
                          <w:listItem w:displayText="Central African Republic" w:value="Central African Republic"/>
                          <w:listItem w:displayText="Chad" w:value="Chad"/>
                          <w:listItem w:displayText="Chile" w:value="Chile"/>
                          <w:listItem w:displayText="China" w:value="China"/>
                          <w:listItem w:displayText="Colombia" w:value="Colombia"/>
                          <w:listItem w:displayText="Comoros" w:value="Comoros"/>
                          <w:listItem w:displayText="Congo" w:value="Congo"/>
                          <w:listItem w:displayText="Costa Rica" w:value="Costa Rica"/>
                          <w:listItem w:displayText="Côte d'Ivoire" w:value="Côte d'Ivoire"/>
                          <w:listItem w:displayText="Croatia" w:value="Croatia"/>
                          <w:listItem w:displayText="Cuba" w:value="Cuba"/>
                          <w:listItem w:displayText="Cyprus" w:value="Cyprus"/>
                          <w:listItem w:displayText="Czechia" w:value="Czechia"/>
                          <w:listItem w:displayText="Democratic People's Republic of Korea" w:value="Democratic People's Republic of Korea"/>
                          <w:listItem w:displayText="Democratic Republic of the Congo" w:value="Democratic Republic of the Congo"/>
                          <w:listItem w:displayText="Denmark" w:value="Denmark"/>
                          <w:listItem w:displayText="Djibouti" w:value="Djibouti"/>
                          <w:listItem w:displayText="Dominica" w:value="Dominica"/>
                          <w:listItem w:displayText="Dominican Republic" w:value="Dominican Republic"/>
                          <w:listItem w:displayText="Ecuador" w:value="Ecuador"/>
                          <w:listItem w:displayText="Egypt" w:value="Egypt"/>
                          <w:listItem w:displayText="El Salvador" w:value="El Salvador"/>
                          <w:listItem w:displayText="Equatorial Guinea" w:value="Equatorial Guinea"/>
                          <w:listItem w:displayText="Eritrea" w:value="Eritrea"/>
                          <w:listItem w:displayText="Estonia" w:value="Estonia"/>
                          <w:listItem w:displayText="Eswatini" w:value="Eswatini"/>
                          <w:listItem w:displayText="Ethiopia" w:value="Ethiopia"/>
                          <w:listItem w:displayText="Fiji" w:value="Fiji"/>
                          <w:listItem w:displayText="Finland" w:value="Finland"/>
                          <w:listItem w:displayText="France" w:value="France"/>
                          <w:listItem w:displayText="Gabon" w:value="Gabon"/>
                          <w:listItem w:displayText="Gambia" w:value="Gambia"/>
                          <w:listItem w:displayText="Georgia" w:value="Georgia"/>
                          <w:listItem w:displayText="Germany" w:value="Germany"/>
                          <w:listItem w:displayText="Ghana" w:value="Ghana"/>
                          <w:listItem w:displayText="Greece" w:value="Greece"/>
                          <w:listItem w:displayText="Grenada" w:value="Grenada"/>
                          <w:listItem w:displayText="Guatemala" w:value="Guatemala"/>
                          <w:listItem w:displayText="Guinea" w:value="Guinea"/>
                          <w:listItem w:displayText="Guinea-Bissau" w:value="Guinea-Bissau"/>
                          <w:listItem w:displayText="Guyana" w:value="Guyana"/>
                          <w:listItem w:displayText="Haiti" w:value="Haiti"/>
                          <w:listItem w:displayText="Honduras" w:value="Honduras"/>
                          <w:listItem w:displayText="Hungary" w:value="Hungary"/>
                          <w:listItem w:displayText="Iceland" w:value="Iceland"/>
                          <w:listItem w:displayText="India" w:value="India"/>
                          <w:listItem w:displayText="Indonesia" w:value="Indonesia"/>
                          <w:listItem w:displayText="Iran (Islamic Republic of)" w:value="Iran (Islamic Republic of)"/>
                          <w:listItem w:displayText="Iraq" w:value="Iraq"/>
                          <w:listItem w:displayText="Ireland" w:value="Ireland"/>
                          <w:listItem w:displayText="Israel" w:value="Israel"/>
                          <w:listItem w:displayText="Italy" w:value="Italy"/>
                          <w:listItem w:displayText="Jamaica" w:value="Jamaica"/>
                          <w:listItem w:displayText="Japan" w:value="Japan"/>
                          <w:listItem w:displayText="Jordan" w:value="Jordan"/>
                          <w:listItem w:displayText="Kazakhstan" w:value="Kazakhstan"/>
                          <w:listItem w:displayText="Kenya" w:value="Kenya"/>
                          <w:listItem w:displayText="Kiribati" w:value="Kiribati"/>
                          <w:listItem w:displayText="Kuwait" w:value="Kuwait"/>
                          <w:listItem w:displayText="Kyrgyzstan" w:value="Kyrgyzstan"/>
                          <w:listItem w:displayText="Lao People's Democratic Republic" w:value="Lao People's Democratic Republic"/>
                          <w:listItem w:displayText="Latvia" w:value="Latvia"/>
                          <w:listItem w:displayText="Lebanon" w:value="Lebanon"/>
                          <w:listItem w:displayText="Lesotho" w:value="Lesotho"/>
                          <w:listItem w:displayText="Liberia" w:value="Liberia"/>
                          <w:listItem w:displayText="Libya" w:value="Libya"/>
                          <w:listItem w:displayText="Liechtenstein" w:value="Liechtenstein"/>
                          <w:listItem w:displayText="Lithuania" w:value="Lithuania"/>
                          <w:listItem w:displayText="Luxembourg" w:value="Luxembourg"/>
                          <w:listItem w:displayText="Madagascar" w:value="Madagascar"/>
                          <w:listItem w:displayText="Malawi" w:value="Malawi"/>
                          <w:listItem w:displayText="Malaysia" w:value="Malaysia"/>
                          <w:listItem w:displayText="Maldives" w:value="Maldives"/>
                          <w:listItem w:displayText="Mali" w:value="Mali"/>
                          <w:listItem w:displayText="Malta" w:value="Malta"/>
                          <w:listItem w:displayText="Marshall Islands" w:value="Marshall Islands"/>
                          <w:listItem w:displayText="Mauritania" w:value="Mauritania"/>
                          <w:listItem w:displayText="Mauritius" w:value="Mauritius"/>
                          <w:listItem w:displayText="Mexico" w:value="Mexico"/>
                          <w:listItem w:displayText="Micronesia (Federated States of)" w:value="Micronesia (Federated States of)"/>
                          <w:listItem w:displayText="Monaco" w:value="Monaco"/>
                          <w:listItem w:displayText="Mongolia" w:value="Mongolia"/>
                          <w:listItem w:displayText="Montenegro" w:value="Montenegro"/>
                          <w:listItem w:displayText="Morocco" w:value="Morocco"/>
                          <w:listItem w:displayText="Mozambique" w:value="Mozambique"/>
                          <w:listItem w:displayText="Myanmar" w:value="Myanmar"/>
                          <w:listItem w:displayText="Namibia" w:value="Namibia"/>
                          <w:listItem w:displayText="Nauru" w:value="Nauru"/>
                          <w:listItem w:displayText="Nepal" w:value="Nepal"/>
                          <w:listItem w:displayText="Netherlands" w:value="Netherlands"/>
                          <w:listItem w:displayText="New Zealand" w:value="New Zealand"/>
                          <w:listItem w:displayText="Nicaragua" w:value="Nicaragua"/>
                          <w:listItem w:displayText="Niger" w:value="Niger"/>
                          <w:listItem w:displayText="Nigeria" w:value="Nigeria"/>
                          <w:listItem w:displayText="North Macedonia" w:value="North Macedonia"/>
                          <w:listItem w:displayText="Norway" w:value="Norway"/>
                          <w:listItem w:displayText="Oman" w:value="Oman"/>
                          <w:listItem w:displayText="Pakistan" w:value="Pakistan"/>
                          <w:listItem w:displayText="Palau" w:value="Palau"/>
                          <w:listItem w:displayText="Panama" w:value="Panama"/>
                          <w:listItem w:displayText="Papua New Guinea" w:value="Papua New Guinea"/>
                          <w:listItem w:displayText="Paraguay" w:value="Paraguay"/>
                          <w:listItem w:displayText="Peru" w:value="Peru"/>
                          <w:listItem w:displayText="Philippines" w:value="Philippines"/>
                          <w:listItem w:displayText="Poland" w:value="Poland"/>
                          <w:listItem w:displayText="Portugal" w:value="Portugal"/>
                          <w:listItem w:displayText="Qatar" w:value="Qatar"/>
                          <w:listItem w:displayText="Republic of Korea" w:value="Republic of Korea"/>
                          <w:listItem w:displayText="Republic of Moldova" w:value="Republic of Moldova"/>
                          <w:listItem w:displayText="Romania" w:value="Romania"/>
                          <w:listItem w:displayText="Russian Federation" w:value="Russian Federation"/>
                          <w:listItem w:displayText="Rwanda" w:value="Rwanda"/>
                          <w:listItem w:displayText="Saint Kitts and Nevis" w:value="Saint Kitts and Nevis"/>
                          <w:listItem w:displayText="Saint Lucia" w:value="Saint Lucia"/>
                          <w:listItem w:displayText="Saint Vincent and the Grenadines" w:value="Saint Vincent and the Grenadines"/>
                          <w:listItem w:displayText="Samoa" w:value="Samoa"/>
                          <w:listItem w:displayText="San Marino" w:value="San Marino"/>
                          <w:listItem w:displayText="Sao Tome and Principe" w:value="Sao Tome and Principe"/>
                          <w:listItem w:displayText="Saudi Arabia" w:value="Saudi Arabia"/>
                          <w:listItem w:displayText="Senegal" w:value="Senegal"/>
                          <w:listItem w:displayText="Serbia" w:value="Serbia"/>
                          <w:listItem w:displayText="Seychelles" w:value="Seychelles"/>
                          <w:listItem w:displayText="Sierra Leone" w:value="Sierra Leone"/>
                          <w:listItem w:displayText="Singapore" w:value="Singapore"/>
                          <w:listItem w:displayText="Slovakia" w:value="Slovakia"/>
                          <w:listItem w:displayText="Slovenia" w:value="Slovenia"/>
                          <w:listItem w:displayText="Solomon Islands" w:value="Solomon Islands"/>
                          <w:listItem w:displayText="Somalia" w:value="Somalia"/>
                          <w:listItem w:displayText="South Africa" w:value="South Africa"/>
                          <w:listItem w:displayText="South Sudan" w:value="South Sudan"/>
                          <w:listItem w:displayText="Spain" w:value="Spain"/>
                          <w:listItem w:displayText="Sri Lanka" w:value="Sri Lanka"/>
                          <w:listItem w:displayText="Sudan" w:value="Sudan"/>
                          <w:listItem w:displayText="Suriname" w:value="Suriname"/>
                          <w:listItem w:displayText="Sweden" w:value="Sweden"/>
                          <w:listItem w:displayText="Switzerland" w:value="Switzerland"/>
                          <w:listItem w:displayText="Syrian Arab Republic" w:value="Syrian Arab Republic"/>
                          <w:listItem w:displayText="Tajikistan" w:value="Tajikistan"/>
                          <w:listItem w:displayText="Thailand" w:value="Thailand"/>
                          <w:listItem w:displayText="Timor-Leste" w:value="Timor-Leste"/>
                          <w:listItem w:displayText="Togo" w:value="Togo"/>
                          <w:listItem w:displayText="Tonga" w:value="Tonga"/>
                          <w:listItem w:displayText="Trinidad and Tobago" w:value="Trinidad and Tobago"/>
                          <w:listItem w:displayText="Tunisia" w:value="Tunisia"/>
                          <w:listItem w:displayText="Türkiye" w:value="Türkiye"/>
                          <w:listItem w:displayText="Turkmenistan" w:value="Turkmenistan"/>
                          <w:listItem w:displayText="Tuvalu" w:value="Tuvalu"/>
                          <w:listItem w:displayText="Uganda" w:value="Uganda"/>
                          <w:listItem w:displayText="Ukraine" w:value="Ukraine"/>
                          <w:listItem w:displayText="United Arab Emirates" w:value="United Arab Emirates"/>
                          <w:listItem w:displayText="United Kingdom of Great Britain and Northern Ireland" w:value="United Kingdom of Great Britain and Northern Ireland"/>
                          <w:listItem w:displayText="United Republic of Tanzania" w:value="United Republic of Tanzania"/>
                          <w:listItem w:displayText="United States of America" w:value="United States of America"/>
                          <w:listItem w:displayText="Uruguay" w:value="Uruguay"/>
                          <w:listItem w:displayText="Uzbekistan" w:value="Uzbekistan"/>
                          <w:listItem w:displayText="Vanuatu" w:value="Vanuatu"/>
                          <w:listItem w:displayText="Venezuela (Bolivarian Republic of)" w:value="Venezuela (Bolivarian Republic of)"/>
                          <w:listItem w:displayText="Viet Nam" w:value="Viet Nam"/>
                          <w:listItem w:displayText="Yemen" w:value="Yemen"/>
                          <w:listItem w:displayText="Zambia" w:value="Zambia"/>
                          <w:listItem w:displayText="Zimbabwe" w:value="Zimbabwe"/>
                        </w:dropDownList>
                      </w:sdtPr>
                      <w:sdtEndPr>
                        <w:rPr>
                          <w:rFonts w:ascii="Aptos" w:eastAsiaTheme="minorHAnsi" w:hAnsi="Aptos" w:cstheme="minorBidi"/>
                          <w:b w:val="0"/>
                          <w:color w:val="000000"/>
                          <w:kern w:val="0"/>
                          <w:sz w:val="24"/>
                          <w:shd w:val="clear" w:color="auto" w:fill="DCDCDC"/>
                          <w:lang w:val="en-GB" w:eastAsia="en-US"/>
                        </w:rPr>
                      </w:sdtEndPr>
                      <w:sdtContent>
                        <w:r w:rsidR="009669C6" w:rsidRPr="00C20D0D">
                          <w:rPr>
                            <w:rStyle w:val="PlaceholderText"/>
                            <w:highlight w:val="lightGray"/>
                          </w:rPr>
                          <w:t>Choose an item.</w:t>
                        </w:r>
                      </w:sdtContent>
                    </w:sdt>
                  </w:p>
                </w:tc>
                <w:tc>
                  <w:tcPr>
                    <w:tcW w:w="4511" w:type="dxa"/>
                    <w:gridSpan w:val="6"/>
                    <w:tcBorders>
                      <w:left w:val="single" w:sz="4" w:space="0" w:color="auto"/>
                      <w:bottom w:val="single" w:sz="4" w:space="0" w:color="auto"/>
                    </w:tcBorders>
                    <w:shd w:val="clear" w:color="auto" w:fill="DBE5F1" w:themeFill="accent1" w:themeFillTint="33"/>
                  </w:tcPr>
                  <w:p w14:paraId="7FE1EA98" w14:textId="77777777" w:rsidR="009669C6" w:rsidRDefault="009669C6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/>
                        <w:kern w:val="2"/>
                        <w:lang w:val="en-US" w:eastAsia="ja-JP"/>
                      </w:rPr>
                    </w:pPr>
                    <w:r w:rsidRPr="00A17E4F">
                      <w:rPr>
                        <w:rFonts w:ascii="Aptos" w:hAnsi="Aptos"/>
                        <w:bCs/>
                        <w:i/>
                        <w:iCs/>
                        <w:color w:val="4F81BD" w:themeColor="accent1"/>
                        <w:sz w:val="24"/>
                        <w:lang w:val="en-US"/>
                      </w:rPr>
                      <w:t>&lt;&lt;Instructions&gt;&gt; To add another country, click on country dropdown and then on the [+] button on the right -&gt;</w:t>
                    </w:r>
                  </w:p>
                </w:tc>
              </w:tr>
            </w:sdtContent>
          </w:sdt>
        </w:sdtContent>
      </w:sdt>
      <w:tr w:rsidR="009F7A39" w14:paraId="25885AE1" w14:textId="77777777" w:rsidTr="009669C6">
        <w:tc>
          <w:tcPr>
            <w:tcW w:w="9021" w:type="dxa"/>
            <w:gridSpan w:val="13"/>
            <w:tcBorders>
              <w:left w:val="single" w:sz="4" w:space="0" w:color="auto"/>
            </w:tcBorders>
            <w:shd w:val="clear" w:color="auto" w:fill="DBE5F1" w:themeFill="accent1" w:themeFillTint="33"/>
          </w:tcPr>
          <w:p w14:paraId="0F615F0E" w14:textId="77777777" w:rsidR="009F7A39" w:rsidRPr="0053244A" w:rsidRDefault="009F7A39" w:rsidP="006F2F37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 w:rsidRPr="0053244A">
              <w:rPr>
                <w:rFonts w:eastAsia="MS Mincho" w:cs="Times New Roman"/>
                <w:b/>
                <w:kern w:val="2"/>
                <w:lang w:val="en-US" w:eastAsia="ja-JP"/>
              </w:rPr>
              <w:t>How many of the activity’s beneficiary countries were in each of the following categories?</w:t>
            </w:r>
          </w:p>
        </w:tc>
      </w:tr>
      <w:tr w:rsidR="0053244A" w14:paraId="1CEB239C" w14:textId="77777777" w:rsidTr="009669C6">
        <w:tc>
          <w:tcPr>
            <w:tcW w:w="1275" w:type="dxa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7B132574" w14:textId="77777777" w:rsidR="009F7A39" w:rsidRPr="007A5A71" w:rsidRDefault="009F7A39" w:rsidP="006F2F37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>Number of SIDS</w:t>
            </w:r>
            <w:r w:rsidR="0053244A">
              <w:rPr>
                <w:rFonts w:eastAsia="MS Mincho" w:cs="Times New Roman"/>
                <w:b/>
                <w:kern w:val="2"/>
                <w:lang w:val="en-US" w:eastAsia="ja-JP"/>
              </w:rPr>
              <w:t>:</w:t>
            </w:r>
            <w:r>
              <w:rPr>
                <w:rStyle w:val="FootnoteReference"/>
                <w:rFonts w:eastAsia="MS Mincho" w:cs="Times New Roman"/>
                <w:b/>
                <w:kern w:val="2"/>
                <w:lang w:val="en-US" w:eastAsia="ja-JP"/>
              </w:rPr>
              <w:footnoteReference w:id="2"/>
            </w:r>
          </w:p>
        </w:tc>
        <w:sdt>
          <w:sdtPr>
            <w:rPr>
              <w:rFonts w:eastAsia="MS Mincho" w:cs="Times New Roman"/>
              <w:bCs/>
              <w:kern w:val="2"/>
              <w:lang w:val="en-US" w:eastAsia="ja-JP"/>
            </w:rPr>
            <w:alias w:val="i_SIDS"/>
            <w:tag w:val="i_SIDS"/>
            <w:id w:val="-123165432"/>
            <w:placeholder>
              <w:docPart w:val="6894DC59E9AA4F5CB21751A2632A6B57"/>
            </w:placeholder>
            <w:showingPlcHdr/>
            <w:text/>
          </w:sdtPr>
          <w:sdtContent>
            <w:tc>
              <w:tcPr>
                <w:tcW w:w="969" w:type="dxa"/>
                <w:tcBorders>
                  <w:left w:val="nil"/>
                  <w:bottom w:val="single" w:sz="4" w:space="0" w:color="auto"/>
                </w:tcBorders>
              </w:tcPr>
              <w:p w14:paraId="2890CA6E" w14:textId="77777777" w:rsidR="009F7A39" w:rsidRPr="009F7A39" w:rsidRDefault="00A17E4F" w:rsidP="006F2F37">
                <w:pPr>
                  <w:widowControl w:val="0"/>
                  <w:jc w:val="both"/>
                  <w:rPr>
                    <w:rFonts w:eastAsia="MS Mincho" w:cs="Times New Roman"/>
                    <w:bCs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  <w:tc>
          <w:tcPr>
            <w:tcW w:w="1319" w:type="dxa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55B29808" w14:textId="77777777" w:rsidR="009F7A39" w:rsidRPr="007A5A71" w:rsidRDefault="0053244A" w:rsidP="006F2F37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 xml:space="preserve">Number of </w:t>
            </w:r>
            <w:r w:rsidR="009F7A39">
              <w:rPr>
                <w:rFonts w:eastAsia="MS Mincho" w:cs="Times New Roman"/>
                <w:b/>
                <w:kern w:val="2"/>
                <w:lang w:val="en-US" w:eastAsia="ja-JP"/>
              </w:rPr>
              <w:t>LDCs</w:t>
            </w:r>
            <w:r>
              <w:rPr>
                <w:rFonts w:eastAsia="MS Mincho" w:cs="Times New Roman"/>
                <w:b/>
                <w:kern w:val="2"/>
                <w:lang w:val="en-US" w:eastAsia="ja-JP"/>
              </w:rPr>
              <w:t>:</w:t>
            </w:r>
            <w:r w:rsidR="009F7A39">
              <w:rPr>
                <w:rStyle w:val="FootnoteReference"/>
                <w:rFonts w:eastAsia="MS Mincho" w:cs="Times New Roman"/>
                <w:b/>
                <w:kern w:val="2"/>
                <w:lang w:val="en-US" w:eastAsia="ja-JP"/>
              </w:rPr>
              <w:footnoteReference w:id="3"/>
            </w:r>
          </w:p>
        </w:tc>
        <w:sdt>
          <w:sdtPr>
            <w:rPr>
              <w:rFonts w:eastAsia="MS Mincho" w:cs="Times New Roman"/>
              <w:bCs/>
              <w:kern w:val="2"/>
              <w:lang w:val="en-US" w:eastAsia="ja-JP"/>
            </w:rPr>
            <w:alias w:val="i_LDC"/>
            <w:tag w:val="i_LDC"/>
            <w:id w:val="1940174950"/>
            <w:placeholder>
              <w:docPart w:val="3022D6C7EFA4454BA06774E6F1A28FA9"/>
            </w:placeholder>
            <w:showingPlcHdr/>
            <w:text/>
          </w:sdtPr>
          <w:sdtContent>
            <w:tc>
              <w:tcPr>
                <w:tcW w:w="861" w:type="dxa"/>
                <w:tcBorders>
                  <w:left w:val="nil"/>
                  <w:bottom w:val="single" w:sz="4" w:space="0" w:color="auto"/>
                </w:tcBorders>
              </w:tcPr>
              <w:p w14:paraId="3F7F3BFB" w14:textId="77777777" w:rsidR="009F7A39" w:rsidRPr="009F7A39" w:rsidRDefault="00A17E4F" w:rsidP="006F2F37">
                <w:pPr>
                  <w:widowControl w:val="0"/>
                  <w:jc w:val="both"/>
                  <w:rPr>
                    <w:rFonts w:eastAsia="MS Mincho" w:cs="Times New Roman"/>
                    <w:bCs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  <w:tc>
          <w:tcPr>
            <w:tcW w:w="1487" w:type="dxa"/>
            <w:gridSpan w:val="4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14:paraId="0F2CD431" w14:textId="77777777" w:rsidR="009F7A39" w:rsidRPr="007A5A71" w:rsidRDefault="0053244A" w:rsidP="006F2F37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 xml:space="preserve">Number of </w:t>
            </w:r>
            <w:r w:rsidR="009F7A39">
              <w:rPr>
                <w:rFonts w:eastAsia="MS Mincho" w:cs="Times New Roman"/>
                <w:b/>
                <w:kern w:val="2"/>
                <w:lang w:val="en-US" w:eastAsia="ja-JP"/>
              </w:rPr>
              <w:t>LLDCs</w:t>
            </w:r>
            <w:r>
              <w:rPr>
                <w:rFonts w:eastAsia="MS Mincho" w:cs="Times New Roman"/>
                <w:b/>
                <w:kern w:val="2"/>
                <w:lang w:val="en-US" w:eastAsia="ja-JP"/>
              </w:rPr>
              <w:t>:</w:t>
            </w:r>
            <w:r w:rsidR="009F7A39">
              <w:rPr>
                <w:rStyle w:val="FootnoteReference"/>
                <w:rFonts w:eastAsia="MS Mincho" w:cs="Times New Roman"/>
                <w:b/>
                <w:kern w:val="2"/>
                <w:lang w:val="en-US" w:eastAsia="ja-JP"/>
              </w:rPr>
              <w:footnoteReference w:id="4"/>
            </w:r>
          </w:p>
        </w:tc>
        <w:sdt>
          <w:sdtPr>
            <w:rPr>
              <w:rFonts w:eastAsia="MS Mincho" w:cs="Times New Roman"/>
              <w:b/>
              <w:kern w:val="2"/>
              <w:lang w:val="en-US" w:eastAsia="ja-JP"/>
            </w:rPr>
            <w:alias w:val="i_LLDC"/>
            <w:tag w:val="i_LLDC"/>
            <w:id w:val="414675022"/>
            <w:placeholder>
              <w:docPart w:val="507B59C7255246389269D0DFCB00A726"/>
            </w:placeholder>
            <w:showingPlcHdr/>
            <w:text/>
          </w:sdtPr>
          <w:sdtContent>
            <w:tc>
              <w:tcPr>
                <w:tcW w:w="3110" w:type="dxa"/>
                <w:gridSpan w:val="3"/>
                <w:tcBorders>
                  <w:left w:val="nil"/>
                  <w:bottom w:val="single" w:sz="4" w:space="0" w:color="auto"/>
                </w:tcBorders>
              </w:tcPr>
              <w:p w14:paraId="45D524A2" w14:textId="77777777" w:rsidR="009F7A39" w:rsidRPr="007A5A71" w:rsidRDefault="00A17E4F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  <w:tr w:rsidR="009F7A39" w14:paraId="71DB1CD3" w14:textId="77777777" w:rsidTr="009669C6">
        <w:tc>
          <w:tcPr>
            <w:tcW w:w="3382" w:type="dxa"/>
            <w:gridSpan w:val="4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3C1D977" w14:textId="77777777" w:rsidR="009F7A39" w:rsidRPr="009F7A39" w:rsidRDefault="009F7A39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Check this box if the activity focused mainly on SIDS</w:t>
            </w:r>
          </w:p>
        </w:tc>
        <w:tc>
          <w:tcPr>
            <w:tcW w:w="5639" w:type="dxa"/>
            <w:gridSpan w:val="9"/>
            <w:tcBorders>
              <w:left w:val="nil"/>
              <w:bottom w:val="single" w:sz="4" w:space="0" w:color="auto"/>
            </w:tcBorders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SIDSFocus_opt_yes"/>
              <w:tag w:val="chkbox_SIDSFocus_opt_yes"/>
              <w:id w:val="14821947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EC049C7" w14:textId="77777777" w:rsidR="009F7A39" w:rsidRPr="007A5A71" w:rsidRDefault="003E7AF7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</w:tr>
      <w:tr w:rsidR="00EA2133" w14:paraId="3FC63248" w14:textId="77777777" w:rsidTr="009669C6">
        <w:tc>
          <w:tcPr>
            <w:tcW w:w="4838" w:type="dxa"/>
            <w:gridSpan w:val="8"/>
            <w:tcBorders>
              <w:left w:val="single" w:sz="4" w:space="0" w:color="auto"/>
              <w:right w:val="nil"/>
            </w:tcBorders>
          </w:tcPr>
          <w:p w14:paraId="7DEDBA11" w14:textId="77777777" w:rsidR="00EA2133" w:rsidRPr="00EA2133" w:rsidRDefault="00EA2133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bookmarkStart w:id="1" w:name="_Hlk129782276"/>
            <w:r>
              <w:rPr>
                <w:rFonts w:eastAsia="MS Mincho" w:cs="Times New Roman"/>
                <w:bCs/>
                <w:kern w:val="2"/>
                <w:lang w:val="en-US" w:eastAsia="ja-JP"/>
              </w:rPr>
              <w:t>If the scope was national, was the Resident Coordinator consulted?</w:t>
            </w:r>
          </w:p>
        </w:tc>
        <w:tc>
          <w:tcPr>
            <w:tcW w:w="540" w:type="dxa"/>
            <w:tcBorders>
              <w:left w:val="nil"/>
              <w:right w:val="nil"/>
            </w:tcBorders>
          </w:tcPr>
          <w:p w14:paraId="24082247" w14:textId="77777777" w:rsidR="00EA2133" w:rsidRPr="00EA2133" w:rsidRDefault="00EA2133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Yes</w:t>
            </w:r>
          </w:p>
        </w:tc>
        <w:tc>
          <w:tcPr>
            <w:tcW w:w="567" w:type="dxa"/>
            <w:gridSpan w:val="2"/>
            <w:tcBorders>
              <w:left w:val="nil"/>
              <w:right w:val="nil"/>
            </w:tcBorders>
          </w:tcPr>
          <w:sdt>
            <w:sdtPr>
              <w:rPr>
                <w:rFonts w:eastAsia="MS Mincho" w:cs="Times New Roman"/>
                <w:b/>
                <w:kern w:val="2"/>
                <w:lang w:eastAsia="ja-JP"/>
              </w:rPr>
              <w:alias w:val="chkbox_RCConsulted_opt_yes"/>
              <w:tag w:val="chkbox_RCConsulted_opt_yes"/>
              <w:id w:val="12840820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717BA42" w14:textId="77777777" w:rsidR="00EA2133" w:rsidRPr="00EA2133" w:rsidRDefault="004A4305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eastAsia="ja-JP"/>
                  </w:rPr>
                  <w:t>☐</w:t>
                </w:r>
              </w:p>
            </w:sdtContent>
          </w:sdt>
        </w:tc>
        <w:tc>
          <w:tcPr>
            <w:tcW w:w="475" w:type="dxa"/>
            <w:tcBorders>
              <w:left w:val="nil"/>
              <w:right w:val="nil"/>
            </w:tcBorders>
          </w:tcPr>
          <w:p w14:paraId="14516639" w14:textId="77777777" w:rsidR="00EA2133" w:rsidRPr="00EA2133" w:rsidRDefault="00EA2133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No</w:t>
            </w:r>
          </w:p>
        </w:tc>
        <w:tc>
          <w:tcPr>
            <w:tcW w:w="2601" w:type="dxa"/>
            <w:tcBorders>
              <w:left w:val="nil"/>
            </w:tcBorders>
          </w:tcPr>
          <w:sdt>
            <w:sdtPr>
              <w:rPr>
                <w:rFonts w:eastAsia="MS Mincho" w:cs="Times New Roman"/>
                <w:b/>
                <w:kern w:val="2"/>
                <w:lang w:eastAsia="ja-JP"/>
              </w:rPr>
              <w:alias w:val="chkbox_RCConsulted_opt_no"/>
              <w:tag w:val="chkbox_RCConsulted_opt_no"/>
              <w:id w:val="19976010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1CB4FEF" w14:textId="77777777" w:rsidR="00EA2133" w:rsidRPr="00EA2133" w:rsidRDefault="004A4305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eastAsia="ja-JP"/>
                  </w:rPr>
                  <w:t>☐</w:t>
                </w:r>
              </w:p>
            </w:sdtContent>
          </w:sdt>
        </w:tc>
      </w:tr>
      <w:bookmarkEnd w:id="1"/>
    </w:tbl>
    <w:p w14:paraId="3183BF4F" w14:textId="77777777" w:rsidR="000B163F" w:rsidRDefault="000B163F" w:rsidP="006F2F37">
      <w:pPr>
        <w:widowControl w:val="0"/>
        <w:spacing w:after="0" w:line="240" w:lineRule="auto"/>
        <w:jc w:val="both"/>
        <w:rPr>
          <w:rFonts w:eastAsia="MS Mincho" w:cs="Times New Roman"/>
          <w:b/>
          <w:kern w:val="2"/>
          <w:lang w:val="en-US" w:eastAsia="ja-JP"/>
        </w:rPr>
      </w:pP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3505"/>
        <w:gridCol w:w="5490"/>
      </w:tblGrid>
      <w:tr w:rsidR="00B21631" w:rsidRPr="00456DEC" w14:paraId="43BE7A85" w14:textId="77777777" w:rsidTr="007B6E8C">
        <w:tc>
          <w:tcPr>
            <w:tcW w:w="8995" w:type="dxa"/>
            <w:gridSpan w:val="2"/>
            <w:shd w:val="clear" w:color="auto" w:fill="DBE5F1" w:themeFill="accent1" w:themeFillTint="33"/>
          </w:tcPr>
          <w:p w14:paraId="264F1AA9" w14:textId="77777777" w:rsidR="00B21631" w:rsidRPr="00A17E4F" w:rsidRDefault="00B21631" w:rsidP="00A17E4F">
            <w:pPr>
              <w:widowControl w:val="0"/>
              <w:jc w:val="both"/>
              <w:rPr>
                <w:rFonts w:ascii="Aptos" w:eastAsia="MS Mincho" w:hAnsi="Aptos" w:cs="Times New Roman"/>
                <w:b/>
                <w:color w:val="4F81BD" w:themeColor="accent1"/>
                <w:kern w:val="2"/>
                <w:sz w:val="24"/>
                <w:lang w:val="en-US" w:eastAsia="ja-JP"/>
              </w:rPr>
            </w:pPr>
            <w:r w:rsidRPr="0A8B1787">
              <w:rPr>
                <w:rFonts w:eastAsia="MS Mincho" w:cs="Times New Roman"/>
                <w:b/>
                <w:bCs/>
                <w:kern w:val="2"/>
                <w:lang w:val="en-US" w:eastAsia="ja-JP"/>
              </w:rPr>
              <w:t>Activity type</w:t>
            </w:r>
            <w:r w:rsidRPr="0A8B1787">
              <w:rPr>
                <w:rFonts w:eastAsia="MS Mincho" w:cs="Times New Roman"/>
                <w:kern w:val="2"/>
                <w:lang w:val="en-US" w:eastAsia="ja-JP"/>
              </w:rPr>
              <w:t xml:space="preserve"> (select all that apply)</w:t>
            </w:r>
          </w:p>
        </w:tc>
      </w:tr>
      <w:sdt>
        <w:sdtPr>
          <w:rPr>
            <w:rFonts w:eastAsia="MS Mincho" w:cs="Times New Roman"/>
            <w:b/>
            <w:bCs/>
            <w:kern w:val="2"/>
            <w:lang w:val="en-US" w:eastAsia="ja-JP"/>
          </w:rPr>
          <w:id w:val="1152948061"/>
          <w15:repeatingSection/>
        </w:sdtPr>
        <w:sdtEndPr>
          <w:rPr>
            <w:rFonts w:ascii="Aptos" w:eastAsiaTheme="minorHAnsi" w:hAnsi="Aptos" w:cstheme="minorBidi"/>
            <w:b w:val="0"/>
            <w:i/>
            <w:iCs/>
            <w:color w:val="4F81BD" w:themeColor="accent1"/>
            <w:kern w:val="0"/>
            <w:sz w:val="24"/>
            <w:lang w:eastAsia="en-US"/>
          </w:rPr>
        </w:sdtEndPr>
        <w:sdtContent>
          <w:sdt>
            <w:sdtPr>
              <w:rPr>
                <w:rFonts w:eastAsia="MS Mincho" w:cs="Times New Roman"/>
                <w:b/>
                <w:bCs/>
                <w:kern w:val="2"/>
                <w:lang w:val="en-US" w:eastAsia="ja-JP"/>
              </w:rPr>
              <w:id w:val="-1637097700"/>
              <w:placeholder>
                <w:docPart w:val="CB5EFC0F9AD34BC4A761631F7823711A"/>
              </w:placeholder>
              <w15:repeatingSectionItem/>
            </w:sdtPr>
            <w:sdtEndPr>
              <w:rPr>
                <w:rFonts w:ascii="Aptos" w:eastAsiaTheme="minorHAnsi" w:hAnsi="Aptos" w:cstheme="minorBidi"/>
                <w:b w:val="0"/>
                <w:i/>
                <w:iCs/>
                <w:color w:val="4F81BD" w:themeColor="accent1"/>
                <w:kern w:val="0"/>
                <w:sz w:val="24"/>
                <w:lang w:eastAsia="en-US"/>
              </w:rPr>
            </w:sdtEndPr>
            <w:sdtContent>
              <w:tr w:rsidR="00D85D23" w:rsidRPr="00456DEC" w14:paraId="53AFB47E" w14:textId="77777777" w:rsidTr="000F7E9D">
                <w:tc>
                  <w:tcPr>
                    <w:tcW w:w="3505" w:type="dxa"/>
                  </w:tcPr>
                  <w:p w14:paraId="7D6F11D6" w14:textId="77777777" w:rsidR="00D85D23" w:rsidRDefault="00000000" w:rsidP="00D85D23">
                    <w:pPr>
                      <w:widowControl w:val="0"/>
                      <w:jc w:val="both"/>
                      <w:rPr>
                        <w:rFonts w:eastAsia="MS Mincho" w:cs="Times New Roman"/>
                        <w:b/>
                        <w:kern w:val="2"/>
                        <w:lang w:val="en-US" w:eastAsia="ja-JP"/>
                      </w:rPr>
                    </w:pPr>
                    <w:sdt>
                      <w:sdtPr>
                        <w:rPr>
                          <w:rFonts w:eastAsia="MS Mincho" w:cs="Times New Roman"/>
                          <w:b/>
                          <w:bCs/>
                          <w:kern w:val="2"/>
                          <w:lang w:val="en-US" w:eastAsia="ja-JP"/>
                        </w:rPr>
                        <w:alias w:val="ddActivityType"/>
                        <w:tag w:val="ddActivityType"/>
                        <w:id w:val="1685793603"/>
                        <w:placeholder>
                          <w:docPart w:val="524A47DE31BA4B2A96C97EBD79658712"/>
                        </w:placeholder>
                        <w:showingPlcHdr/>
                        <w:dropDownList>
                          <w:listItem w:value="Choose an item."/>
                          <w:listItem w:displayText="Advisory Service - Hybrid" w:value="Advisory Service - Hybrid"/>
                          <w:listItem w:displayText="Advisory Service - In Person" w:value="Advisory Service - In Person"/>
                          <w:listItem w:displayText="Advisory Service - Virtual" w:value="Advisory Service - Virtual"/>
                          <w:listItem w:displayText="Capacity Building Activity - Hybrid" w:value="Capacity Building Activity - Hybrid"/>
                          <w:listItem w:displayText="Capacity Building Activity - In Person" w:value="Capacity Building Activity - In Person"/>
                          <w:listItem w:displayText="Capacity Building Activity - Virtual" w:value="Capacity Building Activity - Virtual"/>
                          <w:listItem w:displayText="Knowledge Product" w:value="Knowledge Product"/>
                          <w:listItem w:displayText="Knowledge Network" w:value="Knowledge Network"/>
                          <w:listItem w:displayText="Other" w:value="Other"/>
                        </w:dropDownList>
                      </w:sdtPr>
                      <w:sdtContent>
                        <w:r w:rsidR="00D85D23" w:rsidRPr="00C20D0D">
                          <w:rPr>
                            <w:rStyle w:val="PlaceholderText"/>
                            <w:highlight w:val="lightGray"/>
                          </w:rPr>
                          <w:t>Choose an item.</w:t>
                        </w:r>
                      </w:sdtContent>
                    </w:sdt>
                  </w:p>
                </w:tc>
                <w:tc>
                  <w:tcPr>
                    <w:tcW w:w="5490" w:type="dxa"/>
                    <w:shd w:val="clear" w:color="auto" w:fill="DBE5F1" w:themeFill="accent1" w:themeFillTint="33"/>
                  </w:tcPr>
                  <w:p w14:paraId="290C308F" w14:textId="77777777" w:rsidR="00D85D23" w:rsidRDefault="00B21631" w:rsidP="00D85D23">
                    <w:pPr>
                      <w:widowControl w:val="0"/>
                      <w:jc w:val="both"/>
                      <w:rPr>
                        <w:rFonts w:eastAsia="MS Mincho" w:cs="Times New Roman"/>
                        <w:b/>
                        <w:kern w:val="2"/>
                        <w:lang w:val="en-US" w:eastAsia="ja-JP"/>
                      </w:rPr>
                    </w:pPr>
                    <w:r w:rsidRPr="00A17E4F">
                      <w:rPr>
                        <w:rFonts w:ascii="Aptos" w:hAnsi="Aptos"/>
                        <w:bCs/>
                        <w:i/>
                        <w:iCs/>
                        <w:color w:val="4F81BD" w:themeColor="accent1"/>
                        <w:sz w:val="24"/>
                        <w:lang w:val="en-US"/>
                      </w:rPr>
                      <w:t xml:space="preserve">&lt;&lt;Instructions&gt;&gt; To add another </w:t>
                    </w:r>
                    <w:r>
                      <w:rPr>
                        <w:rFonts w:ascii="Aptos" w:hAnsi="Aptos"/>
                        <w:bCs/>
                        <w:i/>
                        <w:iCs/>
                        <w:color w:val="4F81BD" w:themeColor="accent1"/>
                        <w:sz w:val="24"/>
                        <w:lang w:val="en-US"/>
                      </w:rPr>
                      <w:t>activity type</w:t>
                    </w:r>
                    <w:r w:rsidRPr="00A17E4F">
                      <w:rPr>
                        <w:rFonts w:ascii="Aptos" w:hAnsi="Aptos"/>
                        <w:bCs/>
                        <w:i/>
                        <w:iCs/>
                        <w:color w:val="4F81BD" w:themeColor="accent1"/>
                        <w:sz w:val="24"/>
                        <w:lang w:val="en-US"/>
                      </w:rPr>
                      <w:t xml:space="preserve">, click on </w:t>
                    </w:r>
                    <w:r w:rsidR="00C20D0D">
                      <w:rPr>
                        <w:rFonts w:ascii="Aptos" w:hAnsi="Aptos"/>
                        <w:bCs/>
                        <w:i/>
                        <w:iCs/>
                        <w:color w:val="4F81BD" w:themeColor="accent1"/>
                        <w:sz w:val="24"/>
                        <w:lang w:val="en-US"/>
                      </w:rPr>
                      <w:t>activity</w:t>
                    </w:r>
                    <w:r w:rsidRPr="00A17E4F">
                      <w:rPr>
                        <w:rFonts w:ascii="Aptos" w:hAnsi="Aptos"/>
                        <w:bCs/>
                        <w:i/>
                        <w:iCs/>
                        <w:color w:val="4F81BD" w:themeColor="accent1"/>
                        <w:sz w:val="24"/>
                        <w:lang w:val="en-US"/>
                      </w:rPr>
                      <w:t xml:space="preserve"> dropdown </w:t>
                    </w:r>
                    <w:r w:rsidR="00C20D0D">
                      <w:rPr>
                        <w:rFonts w:ascii="Aptos" w:hAnsi="Aptos"/>
                        <w:bCs/>
                        <w:i/>
                        <w:iCs/>
                        <w:color w:val="4F81BD" w:themeColor="accent1"/>
                        <w:sz w:val="24"/>
                        <w:lang w:val="en-US"/>
                      </w:rPr>
                      <w:t xml:space="preserve">on the left </w:t>
                    </w:r>
                    <w:r w:rsidRPr="00A17E4F">
                      <w:rPr>
                        <w:rFonts w:ascii="Aptos" w:hAnsi="Aptos"/>
                        <w:bCs/>
                        <w:i/>
                        <w:iCs/>
                        <w:color w:val="4F81BD" w:themeColor="accent1"/>
                        <w:sz w:val="24"/>
                        <w:lang w:val="en-US"/>
                      </w:rPr>
                      <w:t>and then on the [+] button on the right -&gt;</w:t>
                    </w:r>
                  </w:p>
                </w:tc>
              </w:tr>
            </w:sdtContent>
          </w:sdt>
        </w:sdtContent>
      </w:sdt>
      <w:tr w:rsidR="00B21631" w14:paraId="6317C949" w14:textId="77777777" w:rsidTr="00B21631">
        <w:tc>
          <w:tcPr>
            <w:tcW w:w="8995" w:type="dxa"/>
            <w:gridSpan w:val="2"/>
            <w:shd w:val="clear" w:color="auto" w:fill="DBE5F1" w:themeFill="accent1" w:themeFillTint="33"/>
          </w:tcPr>
          <w:p w14:paraId="16AC17BF" w14:textId="77777777" w:rsidR="00B21631" w:rsidRDefault="00B21631" w:rsidP="00B21631">
            <w:pPr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 xml:space="preserve">Brief description of activity </w:t>
            </w:r>
            <w:r>
              <w:rPr>
                <w:rFonts w:eastAsia="MS Mincho" w:cs="Times New Roman"/>
                <w:bCs/>
                <w:kern w:val="2"/>
                <w:lang w:val="en-US" w:eastAsia="ja-JP"/>
              </w:rPr>
              <w:t>(specifying type if “Other” selected)</w:t>
            </w:r>
            <w:r>
              <w:rPr>
                <w:rFonts w:eastAsia="MS Mincho" w:cs="Times New Roman"/>
                <w:bCs/>
                <w:kern w:val="2"/>
                <w:lang w:val="en-US" w:eastAsia="ja-JP"/>
              </w:rPr>
              <w:br/>
            </w:r>
            <w:r w:rsidRPr="00A17E4F">
              <w:rPr>
                <w:rFonts w:ascii="Aptos" w:hAnsi="Aptos"/>
                <w:bCs/>
                <w:i/>
                <w:iCs/>
                <w:color w:val="4F81BD" w:themeColor="accent1"/>
                <w:sz w:val="24"/>
                <w:lang w:val="en-US"/>
              </w:rPr>
              <w:t xml:space="preserve">&lt;&lt;Instructions&gt;&gt; To add another </w:t>
            </w:r>
            <w:r w:rsidR="000F7E9D">
              <w:rPr>
                <w:rFonts w:ascii="Aptos" w:hAnsi="Aptos"/>
                <w:bCs/>
                <w:i/>
                <w:iCs/>
                <w:color w:val="4F81BD" w:themeColor="accent1"/>
                <w:sz w:val="24"/>
                <w:lang w:val="en-US"/>
              </w:rPr>
              <w:t>activity description</w:t>
            </w:r>
            <w:r w:rsidRPr="00A17E4F">
              <w:rPr>
                <w:rFonts w:ascii="Aptos" w:hAnsi="Aptos"/>
                <w:bCs/>
                <w:i/>
                <w:iCs/>
                <w:color w:val="4F81BD" w:themeColor="accent1"/>
                <w:sz w:val="24"/>
                <w:lang w:val="en-US"/>
              </w:rPr>
              <w:t xml:space="preserve">, click on </w:t>
            </w:r>
            <w:r w:rsidR="00C20D0D">
              <w:rPr>
                <w:rFonts w:ascii="Aptos" w:hAnsi="Aptos"/>
                <w:bCs/>
                <w:i/>
                <w:iCs/>
                <w:color w:val="4F81BD" w:themeColor="accent1"/>
                <w:sz w:val="24"/>
                <w:lang w:val="en-US"/>
              </w:rPr>
              <w:t>textbox below</w:t>
            </w:r>
            <w:r w:rsidRPr="00A17E4F">
              <w:rPr>
                <w:rFonts w:ascii="Aptos" w:hAnsi="Aptos"/>
                <w:bCs/>
                <w:i/>
                <w:iCs/>
                <w:color w:val="4F81BD" w:themeColor="accent1"/>
                <w:sz w:val="24"/>
                <w:lang w:val="en-US"/>
              </w:rPr>
              <w:t xml:space="preserve"> and then on the [+] button on the right -&gt;</w:t>
            </w:r>
          </w:p>
        </w:tc>
      </w:tr>
      <w:sdt>
        <w:sdtPr>
          <w:rPr>
            <w:rFonts w:eastAsia="MS Mincho" w:cs="Times New Roman"/>
            <w:b/>
            <w:kern w:val="2"/>
            <w:lang w:val="en-US" w:eastAsia="ja-JP"/>
          </w:rPr>
          <w:id w:val="918451203"/>
          <w15:repeatingSection/>
        </w:sdtPr>
        <w:sdtContent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id w:val="80351096"/>
              <w:placeholder>
                <w:docPart w:val="CB5EFC0F9AD34BC4A761631F7823711A"/>
              </w:placeholder>
              <w15:repeatingSectionItem/>
            </w:sdtPr>
            <w:sdtContent>
              <w:tr w:rsidR="00B21631" w14:paraId="50569C60" w14:textId="77777777" w:rsidTr="00307CAB">
                <w:sdt>
                  <w:sdtPr>
                    <w:rPr>
                      <w:rFonts w:eastAsia="MS Mincho" w:cs="Times New Roman"/>
                      <w:b/>
                      <w:kern w:val="2"/>
                      <w:lang w:val="en-US" w:eastAsia="ja-JP"/>
                    </w:rPr>
                    <w:alias w:val="activityDescription"/>
                    <w:tag w:val="activityDescription"/>
                    <w:id w:val="1862160956"/>
                    <w:placeholder>
                      <w:docPart w:val="DB9E9390273A42919B1F7504136DD0C7"/>
                    </w:placeholder>
                    <w:showingPlcHdr/>
                    <w:text/>
                  </w:sdtPr>
                  <w:sdtContent>
                    <w:tc>
                      <w:tcPr>
                        <w:tcW w:w="8995" w:type="dxa"/>
                        <w:gridSpan w:val="2"/>
                        <w:shd w:val="clear" w:color="auto" w:fill="FFFFFF" w:themeFill="background1"/>
                      </w:tcPr>
                      <w:p w14:paraId="2291D9A0" w14:textId="77777777" w:rsidR="00B21631" w:rsidRDefault="00B21631" w:rsidP="00965CB0">
                        <w:pPr>
                          <w:jc w:val="both"/>
                          <w:rPr>
                            <w:rFonts w:eastAsia="MS Mincho" w:cs="Times New Roman"/>
                            <w:b/>
                            <w:kern w:val="2"/>
                            <w:lang w:val="en-US" w:eastAsia="ja-JP"/>
                          </w:rPr>
                        </w:pPr>
                        <w:r w:rsidRPr="00C20D0D">
                          <w:rPr>
                            <w:rStyle w:val="PlaceholderText"/>
                            <w:highlight w:val="lightGray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5B9F322" w14:textId="77777777" w:rsidR="00161711" w:rsidRDefault="00161711" w:rsidP="0A8B1787">
      <w:pPr>
        <w:widowControl w:val="0"/>
        <w:spacing w:after="0" w:line="240" w:lineRule="auto"/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775"/>
        <w:gridCol w:w="1080"/>
        <w:gridCol w:w="3060"/>
        <w:gridCol w:w="1101"/>
      </w:tblGrid>
      <w:tr w:rsidR="00125E14" w14:paraId="495FDE5C" w14:textId="77777777" w:rsidTr="0A8B1787">
        <w:tc>
          <w:tcPr>
            <w:tcW w:w="9016" w:type="dxa"/>
            <w:gridSpan w:val="4"/>
            <w:shd w:val="clear" w:color="auto" w:fill="DBE5F1" w:themeFill="accent1" w:themeFillTint="33"/>
          </w:tcPr>
          <w:p w14:paraId="69B1142C" w14:textId="77777777" w:rsidR="00125E14" w:rsidRPr="0077792B" w:rsidRDefault="0089206C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 w:rsidRPr="0089206C">
              <w:rPr>
                <w:rFonts w:eastAsia="MS Mincho" w:cs="Times New Roman"/>
                <w:b/>
                <w:kern w:val="2"/>
                <w:lang w:val="en-US" w:eastAsia="ja-JP"/>
              </w:rPr>
              <w:t>Please indicate f</w:t>
            </w:r>
            <w:r w:rsidR="00DC5591" w:rsidRPr="0089206C">
              <w:rPr>
                <w:rFonts w:eastAsia="MS Mincho" w:cs="Times New Roman"/>
                <w:b/>
                <w:kern w:val="2"/>
                <w:lang w:val="en-US" w:eastAsia="ja-JP"/>
              </w:rPr>
              <w:t>or</w:t>
            </w:r>
            <w:r w:rsidR="00DC5591">
              <w:rPr>
                <w:rFonts w:eastAsia="MS Mincho" w:cs="Times New Roman"/>
                <w:b/>
                <w:kern w:val="2"/>
                <w:lang w:val="en-US" w:eastAsia="ja-JP"/>
              </w:rPr>
              <w:t xml:space="preserve"> all categories except knowledge product, </w:t>
            </w:r>
            <w:r w:rsidR="008D3619">
              <w:rPr>
                <w:rFonts w:eastAsia="MS Mincho" w:cs="Times New Roman"/>
                <w:b/>
                <w:kern w:val="2"/>
                <w:lang w:val="en-US" w:eastAsia="ja-JP"/>
              </w:rPr>
              <w:t>indicate if the activity was:</w:t>
            </w:r>
          </w:p>
        </w:tc>
      </w:tr>
      <w:tr w:rsidR="0089206C" w14:paraId="19935562" w14:textId="77777777" w:rsidTr="00144DD9">
        <w:tc>
          <w:tcPr>
            <w:tcW w:w="3775" w:type="dxa"/>
            <w:shd w:val="clear" w:color="auto" w:fill="DBE5F1" w:themeFill="accent1" w:themeFillTint="33"/>
          </w:tcPr>
          <w:p w14:paraId="7DE24B5B" w14:textId="77777777" w:rsidR="0089206C" w:rsidRDefault="0089206C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Number of events:</w:t>
            </w:r>
          </w:p>
        </w:tc>
        <w:sdt>
          <w:sdtPr>
            <w:rPr>
              <w:rFonts w:eastAsia="MS Mincho" w:cs="Times New Roman"/>
              <w:bCs/>
              <w:kern w:val="2"/>
              <w:lang w:val="en-US" w:eastAsia="ja-JP"/>
            </w:rPr>
            <w:alias w:val="i_NumberOfEvents"/>
            <w:tag w:val="i_NumberOfEvents"/>
            <w:id w:val="-1646427157"/>
            <w:placeholder>
              <w:docPart w:val="96A26E774947431C92E35ACD00832E2E"/>
            </w:placeholder>
            <w:showingPlcHdr/>
            <w:text/>
          </w:sdtPr>
          <w:sdtContent>
            <w:tc>
              <w:tcPr>
                <w:tcW w:w="1080" w:type="dxa"/>
                <w:tcBorders>
                  <w:left w:val="nil"/>
                  <w:right w:val="nil"/>
                </w:tcBorders>
              </w:tcPr>
              <w:p w14:paraId="6D71DD63" w14:textId="77777777" w:rsidR="0089206C" w:rsidRDefault="00A17E4F" w:rsidP="006F2F37">
                <w:pPr>
                  <w:widowControl w:val="0"/>
                  <w:jc w:val="both"/>
                  <w:rPr>
                    <w:rFonts w:eastAsia="MS Mincho" w:cs="Times New Roman"/>
                    <w:bCs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  <w:tc>
          <w:tcPr>
            <w:tcW w:w="3060" w:type="dxa"/>
            <w:tcBorders>
              <w:left w:val="nil"/>
              <w:right w:val="nil"/>
            </w:tcBorders>
            <w:shd w:val="clear" w:color="auto" w:fill="DBE5F1" w:themeFill="accent1" w:themeFillTint="33"/>
          </w:tcPr>
          <w:p w14:paraId="44471E91" w14:textId="77777777" w:rsidR="0089206C" w:rsidRDefault="0089206C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Combined total number of days:</w:t>
            </w:r>
          </w:p>
        </w:tc>
        <w:sdt>
          <w:sdtPr>
            <w:rPr>
              <w:rFonts w:eastAsia="MS Mincho" w:cs="Times New Roman"/>
              <w:bCs/>
              <w:kern w:val="2"/>
              <w:lang w:val="en-US" w:eastAsia="ja-JP"/>
            </w:rPr>
            <w:alias w:val="f_Days"/>
            <w:tag w:val="f_Days"/>
            <w:id w:val="-2117670478"/>
            <w:placeholder>
              <w:docPart w:val="96A26E774947431C92E35ACD00832E2E"/>
            </w:placeholder>
            <w:showingPlcHdr/>
            <w:text/>
          </w:sdtPr>
          <w:sdtContent>
            <w:tc>
              <w:tcPr>
                <w:tcW w:w="1101" w:type="dxa"/>
                <w:tcBorders>
                  <w:left w:val="nil"/>
                </w:tcBorders>
              </w:tcPr>
              <w:p w14:paraId="776C8766" w14:textId="77777777" w:rsidR="0089206C" w:rsidRDefault="009669C6" w:rsidP="006F2F37">
                <w:pPr>
                  <w:widowControl w:val="0"/>
                  <w:jc w:val="both"/>
                  <w:rPr>
                    <w:rFonts w:eastAsia="MS Mincho" w:cs="Times New Roman"/>
                    <w:bCs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</w:tbl>
    <w:p w14:paraId="443F57DC" w14:textId="77777777" w:rsidR="00DC5591" w:rsidRDefault="00DC5591" w:rsidP="00DC5591">
      <w:pPr>
        <w:widowControl w:val="0"/>
        <w:spacing w:after="0" w:line="240" w:lineRule="auto"/>
        <w:jc w:val="both"/>
        <w:rPr>
          <w:rFonts w:eastAsia="MS Mincho" w:cs="Times New Roman"/>
          <w:b/>
          <w:kern w:val="2"/>
          <w:lang w:val="en-US" w:eastAsia="ja-JP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5"/>
        <w:gridCol w:w="1800"/>
        <w:gridCol w:w="2657"/>
        <w:gridCol w:w="1954"/>
      </w:tblGrid>
      <w:tr w:rsidR="00DC5591" w:rsidRPr="00456DEC" w14:paraId="084CF7B7" w14:textId="77777777" w:rsidTr="00181490">
        <w:tc>
          <w:tcPr>
            <w:tcW w:w="9016" w:type="dxa"/>
            <w:gridSpan w:val="4"/>
            <w:shd w:val="clear" w:color="auto" w:fill="DBE5F1" w:themeFill="accent1" w:themeFillTint="33"/>
          </w:tcPr>
          <w:p w14:paraId="4D1A62CC" w14:textId="77777777" w:rsidR="00DC5591" w:rsidRPr="007A2AD9" w:rsidRDefault="00DC5591" w:rsidP="00EB1293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>Were there specific participants or beneficiaries?</w:t>
            </w:r>
          </w:p>
        </w:tc>
      </w:tr>
      <w:tr w:rsidR="009C3830" w:rsidRPr="00456DEC" w14:paraId="1F4D42C0" w14:textId="77777777" w:rsidTr="00543B5E">
        <w:tc>
          <w:tcPr>
            <w:tcW w:w="2605" w:type="dxa"/>
            <w:shd w:val="clear" w:color="auto" w:fill="DBE5F1" w:themeFill="accent1" w:themeFillTint="33"/>
          </w:tcPr>
          <w:p w14:paraId="0BC7E586" w14:textId="77777777" w:rsidR="009C3830" w:rsidRPr="009C3830" w:rsidRDefault="009C3830" w:rsidP="00216AA8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 w:rsidRPr="009C3830">
              <w:rPr>
                <w:rFonts w:eastAsia="MS Mincho" w:cs="Times New Roman"/>
                <w:bCs/>
                <w:kern w:val="2"/>
                <w:lang w:val="en-US" w:eastAsia="ja-JP"/>
              </w:rPr>
              <w:t>Total:</w:t>
            </w:r>
          </w:p>
        </w:tc>
        <w:sdt>
          <w:sdtPr>
            <w:rPr>
              <w:rFonts w:eastAsia="MS Mincho" w:cs="Times New Roman"/>
              <w:bCs/>
              <w:kern w:val="2"/>
              <w:lang w:val="en-US" w:eastAsia="ja-JP"/>
            </w:rPr>
            <w:alias w:val="i_totParticipants"/>
            <w:tag w:val="i_totParticipants"/>
            <w:id w:val="-540746520"/>
            <w:placeholder>
              <w:docPart w:val="0FDA9BCEB4524B49BDC0A34443DEC3DB"/>
            </w:placeholder>
            <w:showingPlcHdr/>
            <w:text/>
          </w:sdtPr>
          <w:sdtContent>
            <w:tc>
              <w:tcPr>
                <w:tcW w:w="1800" w:type="dxa"/>
              </w:tcPr>
              <w:p w14:paraId="0EBD0872" w14:textId="77777777" w:rsidR="009C3830" w:rsidRDefault="00A17E4F" w:rsidP="00EB1293">
                <w:pPr>
                  <w:widowControl w:val="0"/>
                  <w:jc w:val="both"/>
                  <w:rPr>
                    <w:rFonts w:eastAsia="MS Mincho" w:cs="Times New Roman"/>
                    <w:bCs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  <w:tc>
          <w:tcPr>
            <w:tcW w:w="2657" w:type="dxa"/>
            <w:shd w:val="clear" w:color="auto" w:fill="DBE5F1" w:themeFill="accent1" w:themeFillTint="33"/>
          </w:tcPr>
          <w:p w14:paraId="04F9AAD3" w14:textId="77777777" w:rsidR="009C3830" w:rsidRDefault="009C3830" w:rsidP="00EB1293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F</w:t>
            </w:r>
            <w:r w:rsidRPr="00A46297">
              <w:rPr>
                <w:rFonts w:eastAsia="MS Mincho" w:cs="Times New Roman"/>
                <w:bCs/>
                <w:kern w:val="2"/>
                <w:lang w:val="en-US" w:eastAsia="ja-JP"/>
              </w:rPr>
              <w:t>emale</w:t>
            </w:r>
            <w:r w:rsidR="00FB7EAC">
              <w:rPr>
                <w:rFonts w:eastAsia="MS Mincho" w:cs="Times New Roman"/>
                <w:bCs/>
                <w:kern w:val="2"/>
                <w:lang w:val="en-US" w:eastAsia="ja-JP"/>
              </w:rPr>
              <w:t>:</w:t>
            </w:r>
          </w:p>
        </w:tc>
        <w:sdt>
          <w:sdtPr>
            <w:rPr>
              <w:rFonts w:eastAsia="MS Mincho" w:cs="Times New Roman"/>
              <w:b/>
              <w:kern w:val="2"/>
              <w:lang w:val="en-US" w:eastAsia="ja-JP"/>
            </w:rPr>
            <w:alias w:val="i_totFemale"/>
            <w:tag w:val="i_totFemale"/>
            <w:id w:val="-798762680"/>
            <w:placeholder>
              <w:docPart w:val="4D44E53276FD4AF6A3D488D92BA6E808"/>
            </w:placeholder>
            <w:showingPlcHdr/>
            <w:text/>
          </w:sdtPr>
          <w:sdtContent>
            <w:tc>
              <w:tcPr>
                <w:tcW w:w="1954" w:type="dxa"/>
              </w:tcPr>
              <w:p w14:paraId="791B16F9" w14:textId="77777777" w:rsidR="009C3830" w:rsidRDefault="00A17E4F" w:rsidP="00EB1293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</w:tbl>
    <w:p w14:paraId="1711B87D" w14:textId="77777777" w:rsidR="00DC5591" w:rsidRDefault="00DC5591" w:rsidP="006F2F37">
      <w:pPr>
        <w:widowControl w:val="0"/>
        <w:spacing w:after="0" w:line="240" w:lineRule="auto"/>
        <w:jc w:val="both"/>
        <w:rPr>
          <w:rFonts w:eastAsia="MS Mincho" w:cs="Times New Roman"/>
          <w:b/>
          <w:kern w:val="2"/>
          <w:lang w:val="en-US" w:eastAsia="ja-JP"/>
        </w:rPr>
      </w:pPr>
    </w:p>
    <w:p w14:paraId="1DDF6070" w14:textId="77777777" w:rsidR="00581678" w:rsidRDefault="003E484A" w:rsidP="006F2F37">
      <w:pPr>
        <w:widowControl w:val="0"/>
        <w:spacing w:after="0" w:line="240" w:lineRule="auto"/>
        <w:jc w:val="both"/>
        <w:rPr>
          <w:rFonts w:eastAsia="MS Mincho" w:cs="Times New Roman"/>
          <w:b/>
          <w:color w:val="4F81BD" w:themeColor="accent1"/>
          <w:kern w:val="2"/>
          <w:lang w:val="en-US" w:eastAsia="ja-JP"/>
        </w:rPr>
      </w:pPr>
      <w:r>
        <w:rPr>
          <w:rFonts w:eastAsia="MS Mincho" w:cs="Times New Roman"/>
          <w:b/>
          <w:color w:val="4F81BD" w:themeColor="accent1"/>
          <w:kern w:val="2"/>
          <w:lang w:val="en-US" w:eastAsia="ja-JP"/>
        </w:rPr>
        <w:t>Please complete the following information either</w:t>
      </w:r>
      <w:r w:rsidR="00581678">
        <w:rPr>
          <w:rFonts w:eastAsia="MS Mincho" w:cs="Times New Roman"/>
          <w:b/>
          <w:color w:val="4F81BD" w:themeColor="accent1"/>
          <w:kern w:val="2"/>
          <w:lang w:val="en-US" w:eastAsia="ja-JP"/>
        </w:rPr>
        <w:t xml:space="preserve"> for </w:t>
      </w:r>
      <w:r>
        <w:rPr>
          <w:rFonts w:eastAsia="MS Mincho" w:cs="Times New Roman"/>
          <w:b/>
          <w:color w:val="4F81BD" w:themeColor="accent1"/>
          <w:kern w:val="2"/>
          <w:lang w:val="en-US" w:eastAsia="ja-JP"/>
        </w:rPr>
        <w:t>a</w:t>
      </w:r>
      <w:r w:rsidR="00581678">
        <w:rPr>
          <w:rFonts w:eastAsia="MS Mincho" w:cs="Times New Roman"/>
          <w:b/>
          <w:color w:val="4F81BD" w:themeColor="accent1"/>
          <w:kern w:val="2"/>
          <w:lang w:val="en-US" w:eastAsia="ja-JP"/>
        </w:rPr>
        <w:t xml:space="preserve"> single RPTC activity</w:t>
      </w:r>
      <w:r>
        <w:rPr>
          <w:rFonts w:eastAsia="MS Mincho" w:cs="Times New Roman"/>
          <w:b/>
          <w:color w:val="4F81BD" w:themeColor="accent1"/>
          <w:kern w:val="2"/>
          <w:lang w:val="en-US" w:eastAsia="ja-JP"/>
        </w:rPr>
        <w:t xml:space="preserve"> or</w:t>
      </w:r>
      <w:r w:rsidR="005950AB">
        <w:rPr>
          <w:rFonts w:eastAsia="MS Mincho" w:cs="Times New Roman"/>
          <w:b/>
          <w:color w:val="4F81BD" w:themeColor="accent1"/>
          <w:kern w:val="2"/>
          <w:lang w:val="en-US" w:eastAsia="ja-JP"/>
        </w:rPr>
        <w:t xml:space="preserve"> covering</w:t>
      </w:r>
      <w:r>
        <w:rPr>
          <w:rFonts w:eastAsia="MS Mincho" w:cs="Times New Roman"/>
          <w:b/>
          <w:color w:val="4F81BD" w:themeColor="accent1"/>
          <w:kern w:val="2"/>
          <w:lang w:val="en-US" w:eastAsia="ja-JP"/>
        </w:rPr>
        <w:t xml:space="preserve"> a set of related RPTC activities</w:t>
      </w:r>
    </w:p>
    <w:p w14:paraId="1D83780A" w14:textId="77777777" w:rsidR="001324F6" w:rsidRDefault="001324F6" w:rsidP="006F2F37">
      <w:pPr>
        <w:widowControl w:val="0"/>
        <w:spacing w:after="0" w:line="240" w:lineRule="auto"/>
        <w:jc w:val="both"/>
        <w:rPr>
          <w:rFonts w:eastAsia="MS Mincho" w:cs="Times New Roman"/>
          <w:b/>
          <w:kern w:val="2"/>
          <w:lang w:val="en-US"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"/>
        <w:gridCol w:w="4131"/>
        <w:gridCol w:w="480"/>
        <w:gridCol w:w="3968"/>
      </w:tblGrid>
      <w:tr w:rsidR="007A2AD9" w14:paraId="50AACB2D" w14:textId="77777777" w:rsidTr="007A2AD9">
        <w:tc>
          <w:tcPr>
            <w:tcW w:w="9016" w:type="dxa"/>
            <w:gridSpan w:val="4"/>
            <w:shd w:val="clear" w:color="auto" w:fill="DBE5F1" w:themeFill="accent1" w:themeFillTint="33"/>
          </w:tcPr>
          <w:p w14:paraId="57A0D8D2" w14:textId="77777777" w:rsidR="007A2AD9" w:rsidRPr="00FD2DA0" w:rsidRDefault="007A2AD9" w:rsidP="00CB2A2C">
            <w:pPr>
              <w:rPr>
                <w:b/>
                <w:bCs/>
              </w:rPr>
            </w:pPr>
            <w:r>
              <w:rPr>
                <w:b/>
                <w:bCs/>
              </w:rPr>
              <w:t>Was this activity</w:t>
            </w:r>
            <w:r w:rsidR="00DC5591">
              <w:rPr>
                <w:b/>
                <w:bCs/>
              </w:rPr>
              <w:t xml:space="preserve"> or set of activities</w:t>
            </w:r>
            <w:r>
              <w:rPr>
                <w:b/>
                <w:bCs/>
              </w:rPr>
              <w:t xml:space="preserve"> co-financed from</w:t>
            </w:r>
            <w:r w:rsidR="00C50B26">
              <w:rPr>
                <w:b/>
                <w:bCs/>
              </w:rPr>
              <w:t>, or did it lead to projects funded from</w:t>
            </w:r>
            <w:r w:rsidR="00FE16D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other sources such as the UN Development Account or XB?</w:t>
            </w:r>
          </w:p>
        </w:tc>
      </w:tr>
      <w:tr w:rsidR="007A2AD9" w14:paraId="30EEFA3F" w14:textId="77777777" w:rsidTr="00A17E4F">
        <w:tc>
          <w:tcPr>
            <w:tcW w:w="437" w:type="dxa"/>
            <w:tcBorders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coFinanced_opt_yes"/>
              <w:tag w:val="chkbox_coFinanced_opt_yes"/>
              <w:id w:val="208025514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34163DA" w14:textId="77777777" w:rsidR="007A2AD9" w:rsidRPr="00FD2DA0" w:rsidRDefault="00A455C2" w:rsidP="00CB2A2C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  <w:tc>
          <w:tcPr>
            <w:tcW w:w="4131" w:type="dxa"/>
            <w:tcBorders>
              <w:left w:val="nil"/>
            </w:tcBorders>
          </w:tcPr>
          <w:p w14:paraId="3EA06841" w14:textId="77777777" w:rsidR="007A2AD9" w:rsidRDefault="007A2AD9" w:rsidP="00CB2A2C">
            <w:r>
              <w:t>Yes</w:t>
            </w:r>
          </w:p>
        </w:tc>
        <w:tc>
          <w:tcPr>
            <w:tcW w:w="480" w:type="dxa"/>
            <w:tcBorders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coFinanced_opt_no"/>
              <w:tag w:val="chkbox_coFinanced_opt_no"/>
              <w:id w:val="3031304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ACC5916" w14:textId="77777777" w:rsidR="007A2AD9" w:rsidRPr="00FD2DA0" w:rsidRDefault="00A455C2" w:rsidP="00CB2A2C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  <w:tc>
          <w:tcPr>
            <w:tcW w:w="3968" w:type="dxa"/>
            <w:tcBorders>
              <w:left w:val="nil"/>
            </w:tcBorders>
          </w:tcPr>
          <w:p w14:paraId="7C8261CD" w14:textId="77777777" w:rsidR="007A2AD9" w:rsidRDefault="007A2AD9" w:rsidP="00CB2A2C">
            <w:r>
              <w:t>No</w:t>
            </w:r>
          </w:p>
        </w:tc>
      </w:tr>
      <w:tr w:rsidR="007A2AD9" w14:paraId="20AE660A" w14:textId="77777777" w:rsidTr="00CB2A2C">
        <w:tc>
          <w:tcPr>
            <w:tcW w:w="9016" w:type="dxa"/>
            <w:gridSpan w:val="4"/>
          </w:tcPr>
          <w:p w14:paraId="5B0317A1" w14:textId="77777777" w:rsidR="007A2AD9" w:rsidRPr="00855BF7" w:rsidRDefault="007A2AD9" w:rsidP="00CB2A2C">
            <w:r>
              <w:rPr>
                <w:b/>
                <w:bCs/>
              </w:rPr>
              <w:t xml:space="preserve">If “Yes” selected, please list </w:t>
            </w:r>
            <w:r w:rsidR="002018AB">
              <w:rPr>
                <w:b/>
                <w:bCs/>
              </w:rPr>
              <w:t>project</w:t>
            </w:r>
            <w:r w:rsidR="00436BF0">
              <w:rPr>
                <w:b/>
                <w:bCs/>
              </w:rPr>
              <w:t>s below</w:t>
            </w:r>
            <w:r>
              <w:t>:</w:t>
            </w:r>
          </w:p>
        </w:tc>
      </w:tr>
    </w:tbl>
    <w:sdt>
      <w:sdtPr>
        <w:rPr>
          <w:rFonts w:eastAsia="MS Mincho" w:cs="Times New Roman"/>
          <w:b/>
          <w:kern w:val="2"/>
          <w:lang w:val="en-US" w:eastAsia="ja-JP"/>
        </w:rPr>
        <w:id w:val="1217859255"/>
        <w15:repeatingSection/>
      </w:sdtPr>
      <w:sdtContent>
        <w:sdt>
          <w:sdtPr>
            <w:rPr>
              <w:rFonts w:eastAsia="MS Mincho" w:cs="Times New Roman"/>
              <w:b/>
              <w:kern w:val="2"/>
              <w:lang w:val="en-US" w:eastAsia="ja-JP"/>
            </w:rPr>
            <w:id w:val="1335949897"/>
            <w:placeholder>
              <w:docPart w:val="CB5EFC0F9AD34BC4A761631F7823711A"/>
            </w:placeholder>
            <w15:repeatingSectionItem/>
          </w:sdtPr>
          <w:sdtContent>
            <w:p w14:paraId="5D8D4C59" w14:textId="77777777" w:rsidR="00581678" w:rsidRDefault="00581678" w:rsidP="006F2F37">
              <w:pPr>
                <w:widowControl w:val="0"/>
                <w:spacing w:after="0" w:line="240" w:lineRule="auto"/>
                <w:jc w:val="both"/>
                <w:rPr>
                  <w:rFonts w:eastAsia="MS Mincho" w:cs="Times New Roman"/>
                  <w:b/>
                  <w:kern w:val="2"/>
                  <w:lang w:val="en-US" w:eastAsia="ja-JP"/>
                </w:rPr>
              </w:pPr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4508"/>
                <w:gridCol w:w="4508"/>
              </w:tblGrid>
              <w:tr w:rsidR="00A8592D" w14:paraId="6D985F8F" w14:textId="77777777" w:rsidTr="00A8592D">
                <w:tc>
                  <w:tcPr>
                    <w:tcW w:w="4508" w:type="dxa"/>
                    <w:shd w:val="clear" w:color="auto" w:fill="DBE5F1" w:themeFill="accent1" w:themeFillTint="33"/>
                  </w:tcPr>
                  <w:p w14:paraId="10B6CD73" w14:textId="77777777" w:rsidR="00A8592D" w:rsidRPr="00A8592D" w:rsidRDefault="00A8592D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Cs/>
                        <w:kern w:val="2"/>
                        <w:lang w:val="en-US" w:eastAsia="ja-JP"/>
                      </w:rPr>
                    </w:pPr>
                    <w:r w:rsidRPr="00A8592D">
                      <w:rPr>
                        <w:rFonts w:eastAsia="MS Mincho" w:cs="Times New Roman"/>
                        <w:bCs/>
                        <w:kern w:val="2"/>
                        <w:lang w:val="en-US" w:eastAsia="ja-JP"/>
                      </w:rPr>
                      <w:t>Project name</w:t>
                    </w:r>
                  </w:p>
                </w:tc>
                <w:sdt>
                  <w:sdtPr>
                    <w:rPr>
                      <w:b/>
                      <w:bCs/>
                    </w:rPr>
                    <w:alias w:val="projectName"/>
                    <w:tag w:val="projectName"/>
                    <w:id w:val="2036924918"/>
                    <w:placeholder>
                      <w:docPart w:val="4943BDF7180A4F16922779A39EE228FA"/>
                    </w:placeholder>
                    <w:showingPlcHdr/>
                    <w:text/>
                  </w:sdtPr>
                  <w:sdtContent>
                    <w:tc>
                      <w:tcPr>
                        <w:tcW w:w="4508" w:type="dxa"/>
                      </w:tcPr>
                      <w:p w14:paraId="4FF46375" w14:textId="77777777" w:rsidR="00A8592D" w:rsidRDefault="00A8592D" w:rsidP="006F2F37">
                        <w:pPr>
                          <w:widowControl w:val="0"/>
                          <w:jc w:val="both"/>
                          <w:rPr>
                            <w:rFonts w:eastAsia="MS Mincho" w:cs="Times New Roman"/>
                            <w:b/>
                            <w:kern w:val="2"/>
                            <w:lang w:val="en-US" w:eastAsia="ja-JP"/>
                          </w:rPr>
                        </w:pPr>
                        <w:r w:rsidRPr="00A17E4F">
                          <w:rPr>
                            <w:rStyle w:val="PlaceholderText"/>
                            <w:rFonts w:ascii="Aptos" w:hAnsi="Aptos"/>
                            <w:color w:val="000000"/>
                            <w:sz w:val="24"/>
                            <w:shd w:val="clear" w:color="auto" w:fill="DCDCDC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  <w:tr w:rsidR="00A8592D" w14:paraId="553C9B05" w14:textId="77777777" w:rsidTr="00A8592D">
                <w:tc>
                  <w:tcPr>
                    <w:tcW w:w="4508" w:type="dxa"/>
                    <w:shd w:val="clear" w:color="auto" w:fill="DBE5F1" w:themeFill="accent1" w:themeFillTint="33"/>
                  </w:tcPr>
                  <w:p w14:paraId="0996EBE9" w14:textId="77777777" w:rsidR="00A8592D" w:rsidRPr="00A8592D" w:rsidRDefault="00A8592D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Cs/>
                        <w:kern w:val="2"/>
                        <w:lang w:val="en-US" w:eastAsia="ja-JP"/>
                      </w:rPr>
                    </w:pPr>
                    <w:r w:rsidRPr="00A8592D">
                      <w:rPr>
                        <w:rFonts w:eastAsia="MS Mincho" w:cs="Times New Roman"/>
                        <w:bCs/>
                        <w:kern w:val="2"/>
                        <w:lang w:val="en-US" w:eastAsia="ja-JP"/>
                      </w:rPr>
                      <w:lastRenderedPageBreak/>
                      <w:t>Reference number</w:t>
                    </w:r>
                  </w:p>
                </w:tc>
                <w:sdt>
                  <w:sdtPr>
                    <w:rPr>
                      <w:b/>
                      <w:bCs/>
                    </w:rPr>
                    <w:alias w:val="refNumber"/>
                    <w:tag w:val="refNumber"/>
                    <w:id w:val="-470053755"/>
                    <w:placeholder>
                      <w:docPart w:val="FD18C8E8D1D2487D8EB550142D5AD8F3"/>
                    </w:placeholder>
                    <w:showingPlcHdr/>
                    <w:text/>
                  </w:sdtPr>
                  <w:sdtContent>
                    <w:tc>
                      <w:tcPr>
                        <w:tcW w:w="4508" w:type="dxa"/>
                      </w:tcPr>
                      <w:p w14:paraId="7DE4FFF7" w14:textId="77777777" w:rsidR="00A8592D" w:rsidRDefault="00A8592D" w:rsidP="006F2F37">
                        <w:pPr>
                          <w:widowControl w:val="0"/>
                          <w:jc w:val="both"/>
                          <w:rPr>
                            <w:rFonts w:eastAsia="MS Mincho" w:cs="Times New Roman"/>
                            <w:b/>
                            <w:kern w:val="2"/>
                            <w:lang w:val="en-US" w:eastAsia="ja-JP"/>
                          </w:rPr>
                        </w:pPr>
                        <w:r w:rsidRPr="00A17E4F">
                          <w:rPr>
                            <w:rStyle w:val="PlaceholderText"/>
                            <w:rFonts w:ascii="Aptos" w:hAnsi="Aptos"/>
                            <w:color w:val="000000"/>
                            <w:sz w:val="24"/>
                            <w:shd w:val="clear" w:color="auto" w:fill="DCDCDC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  <w:tr w:rsidR="00A8592D" w14:paraId="215E6608" w14:textId="77777777" w:rsidTr="00A8592D">
                <w:tc>
                  <w:tcPr>
                    <w:tcW w:w="4508" w:type="dxa"/>
                    <w:shd w:val="clear" w:color="auto" w:fill="DBE5F1" w:themeFill="accent1" w:themeFillTint="33"/>
                  </w:tcPr>
                  <w:p w14:paraId="1113E510" w14:textId="77777777" w:rsidR="00A8592D" w:rsidRPr="00A8592D" w:rsidRDefault="00A8592D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Cs/>
                        <w:kern w:val="2"/>
                        <w:lang w:val="en-US" w:eastAsia="ja-JP"/>
                      </w:rPr>
                    </w:pPr>
                    <w:r w:rsidRPr="00A8592D">
                      <w:rPr>
                        <w:rFonts w:eastAsia="MS Mincho" w:cs="Times New Roman"/>
                        <w:bCs/>
                        <w:kern w:val="2"/>
                        <w:lang w:val="en-US" w:eastAsia="ja-JP"/>
                      </w:rPr>
                      <w:t>Funding source</w:t>
                    </w:r>
                  </w:p>
                </w:tc>
                <w:sdt>
                  <w:sdtPr>
                    <w:rPr>
                      <w:rFonts w:eastAsia="MS Mincho" w:cs="Times New Roman"/>
                      <w:b/>
                      <w:kern w:val="2"/>
                      <w:lang w:val="en-US" w:eastAsia="ja-JP"/>
                    </w:rPr>
                    <w:alias w:val="projectFundingSource"/>
                    <w:tag w:val="projectFundingSource"/>
                    <w:id w:val="1325778501"/>
                    <w:placeholder>
                      <w:docPart w:val="30C61B4286E34EB09FBD3A3903F90F1A"/>
                    </w:placeholder>
                    <w:showingPlcHdr/>
                    <w:text/>
                  </w:sdtPr>
                  <w:sdtContent>
                    <w:tc>
                      <w:tcPr>
                        <w:tcW w:w="4508" w:type="dxa"/>
                      </w:tcPr>
                      <w:p w14:paraId="43474CE9" w14:textId="77777777" w:rsidR="00A8592D" w:rsidRDefault="00A8592D" w:rsidP="006F2F37">
                        <w:pPr>
                          <w:widowControl w:val="0"/>
                          <w:jc w:val="both"/>
                          <w:rPr>
                            <w:rFonts w:eastAsia="MS Mincho" w:cs="Times New Roman"/>
                            <w:b/>
                            <w:kern w:val="2"/>
                            <w:lang w:val="en-US" w:eastAsia="ja-JP"/>
                          </w:rPr>
                        </w:pPr>
                        <w:r w:rsidRPr="00A8592D">
                          <w:rPr>
                            <w:rStyle w:val="PlaceholderText"/>
                            <w:color w:val="000000" w:themeColor="text1"/>
                            <w:sz w:val="24"/>
                            <w:szCs w:val="24"/>
                            <w:highlight w:val="lightGray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  <w:tr w:rsidR="00A8592D" w14:paraId="02A92D08" w14:textId="77777777" w:rsidTr="00A8592D">
                <w:tc>
                  <w:tcPr>
                    <w:tcW w:w="4508" w:type="dxa"/>
                    <w:shd w:val="clear" w:color="auto" w:fill="DBE5F1" w:themeFill="accent1" w:themeFillTint="33"/>
                  </w:tcPr>
                  <w:p w14:paraId="3D7CFD26" w14:textId="77777777" w:rsidR="00A8592D" w:rsidRPr="00A8592D" w:rsidRDefault="00A8592D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Cs/>
                        <w:kern w:val="2"/>
                        <w:lang w:val="en-US" w:eastAsia="ja-JP"/>
                      </w:rPr>
                    </w:pPr>
                    <w:r w:rsidRPr="00A8592D">
                      <w:rPr>
                        <w:rFonts w:eastAsia="MS Mincho" w:cs="Times New Roman"/>
                        <w:bCs/>
                        <w:kern w:val="2"/>
                        <w:lang w:val="en-US" w:eastAsia="ja-JP"/>
                      </w:rPr>
                      <w:t>Total budget (USD)</w:t>
                    </w:r>
                  </w:p>
                </w:tc>
                <w:tc>
                  <w:tcPr>
                    <w:tcW w:w="4508" w:type="dxa"/>
                  </w:tcPr>
                  <w:p w14:paraId="7F087624" w14:textId="77777777" w:rsidR="00A8592D" w:rsidRDefault="00A8592D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/>
                        <w:kern w:val="2"/>
                        <w:lang w:val="en-US" w:eastAsia="ja-JP"/>
                      </w:rPr>
                    </w:pPr>
                    <w:r>
                      <w:rPr>
                        <w:rFonts w:eastAsia="MS Mincho" w:cs="Times New Roman"/>
                        <w:b/>
                        <w:kern w:val="2"/>
                        <w:lang w:val="en-US" w:eastAsia="ja-JP"/>
                      </w:rPr>
                      <w:t xml:space="preserve">$ </w:t>
                    </w:r>
                    <w:sdt>
                      <w:sdtPr>
                        <w:rPr>
                          <w:b/>
                          <w:bCs/>
                        </w:rPr>
                        <w:alias w:val="f_projectBudget"/>
                        <w:tag w:val="f_projectBudget"/>
                        <w:id w:val="581563949"/>
                        <w:placeholder>
                          <w:docPart w:val="418A3E0E57E649BA92BA4C537B4F5C2E"/>
                        </w:placeholder>
                        <w:showingPlcHdr/>
                        <w:text/>
                      </w:sdtPr>
                      <w:sdtContent>
                        <w:r w:rsidRPr="00A17E4F">
                          <w:rPr>
                            <w:rStyle w:val="PlaceholderText"/>
                            <w:rFonts w:ascii="Aptos" w:hAnsi="Aptos"/>
                            <w:color w:val="000000"/>
                            <w:sz w:val="24"/>
                            <w:shd w:val="clear" w:color="auto" w:fill="DCDCDC"/>
                          </w:rPr>
                          <w:t>Click or tap here to enter text.</w:t>
                        </w:r>
                      </w:sdtContent>
                    </w:sdt>
                  </w:p>
                </w:tc>
              </w:tr>
              <w:tr w:rsidR="00A8592D" w14:paraId="0E736EA0" w14:textId="77777777" w:rsidTr="00A8592D">
                <w:tc>
                  <w:tcPr>
                    <w:tcW w:w="9016" w:type="dxa"/>
                    <w:gridSpan w:val="2"/>
                    <w:shd w:val="clear" w:color="auto" w:fill="DBE5F1" w:themeFill="accent1" w:themeFillTint="33"/>
                  </w:tcPr>
                  <w:p w14:paraId="2F313964" w14:textId="77777777" w:rsidR="00A8592D" w:rsidRPr="00A8592D" w:rsidRDefault="00A8592D" w:rsidP="006F2F37">
                    <w:pPr>
                      <w:widowControl w:val="0"/>
                      <w:jc w:val="both"/>
                      <w:rPr>
                        <w:rFonts w:eastAsia="MS Mincho" w:cs="Times New Roman"/>
                        <w:bCs/>
                        <w:i/>
                        <w:iCs/>
                        <w:color w:val="1F497D" w:themeColor="text2"/>
                        <w:kern w:val="2"/>
                        <w:lang w:val="en-US" w:eastAsia="ja-JP"/>
                      </w:rPr>
                    </w:pPr>
                    <w:r w:rsidRPr="00A8592D">
                      <w:rPr>
                        <w:rFonts w:eastAsia="MS Mincho" w:cs="Times New Roman"/>
                        <w:bCs/>
                        <w:i/>
                        <w:iCs/>
                        <w:color w:val="1F497D" w:themeColor="text2"/>
                        <w:kern w:val="2"/>
                        <w:lang w:val="en-US" w:eastAsia="ja-JP"/>
                      </w:rPr>
                      <w:t>&lt;&lt;Instructions&gt;&gt; To add another project click on a</w:t>
                    </w:r>
                    <w:r w:rsidR="008574E0">
                      <w:rPr>
                        <w:rFonts w:eastAsia="MS Mincho" w:cs="Times New Roman"/>
                        <w:bCs/>
                        <w:i/>
                        <w:iCs/>
                        <w:color w:val="1F497D" w:themeColor="text2"/>
                        <w:kern w:val="2"/>
                        <w:lang w:val="en-US" w:eastAsia="ja-JP"/>
                      </w:rPr>
                      <w:t>ny</w:t>
                    </w:r>
                    <w:r w:rsidRPr="00A8592D">
                      <w:rPr>
                        <w:rFonts w:eastAsia="MS Mincho" w:cs="Times New Roman"/>
                        <w:bCs/>
                        <w:i/>
                        <w:iCs/>
                        <w:color w:val="1F497D" w:themeColor="text2"/>
                        <w:kern w:val="2"/>
                        <w:lang w:val="en-US" w:eastAsia="ja-JP"/>
                      </w:rPr>
                      <w:t xml:space="preserve"> field above and then on the [+] to the right -&gt;</w:t>
                    </w:r>
                  </w:p>
                </w:tc>
              </w:tr>
            </w:tbl>
            <w:p w14:paraId="7D67AA91" w14:textId="77777777" w:rsidR="00A8592D" w:rsidRDefault="00000000" w:rsidP="006F2F37">
              <w:pPr>
                <w:widowControl w:val="0"/>
                <w:spacing w:after="0" w:line="240" w:lineRule="auto"/>
                <w:jc w:val="both"/>
                <w:rPr>
                  <w:rFonts w:eastAsia="MS Mincho" w:cs="Times New Roman"/>
                  <w:b/>
                  <w:kern w:val="2"/>
                  <w:lang w:val="en-US" w:eastAsia="ja-JP"/>
                </w:rPr>
              </w:pPr>
            </w:p>
          </w:sdtContent>
        </w:sdt>
      </w:sdtContent>
    </w:sdt>
    <w:p w14:paraId="0D077098" w14:textId="77777777" w:rsidR="00A8592D" w:rsidRDefault="00A8592D" w:rsidP="006F2F37">
      <w:pPr>
        <w:widowControl w:val="0"/>
        <w:spacing w:after="0" w:line="240" w:lineRule="auto"/>
        <w:jc w:val="both"/>
        <w:rPr>
          <w:rFonts w:eastAsia="MS Mincho" w:cs="Times New Roman"/>
          <w:b/>
          <w:kern w:val="2"/>
          <w:lang w:val="en-US" w:eastAsia="ja-JP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5"/>
        <w:gridCol w:w="2880"/>
        <w:gridCol w:w="5601"/>
      </w:tblGrid>
      <w:tr w:rsidR="007A2AD9" w14:paraId="03ADC057" w14:textId="77777777" w:rsidTr="00DD2334">
        <w:tc>
          <w:tcPr>
            <w:tcW w:w="5000" w:type="pct"/>
            <w:gridSpan w:val="3"/>
            <w:shd w:val="clear" w:color="auto" w:fill="DBE5F1" w:themeFill="accent1" w:themeFillTint="33"/>
          </w:tcPr>
          <w:p w14:paraId="71772AB1" w14:textId="77777777" w:rsidR="007A2AD9" w:rsidRPr="007A2AD9" w:rsidRDefault="00DC5591" w:rsidP="006F2F37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 xml:space="preserve">To what main </w:t>
            </w:r>
            <w:r w:rsidR="009177AE" w:rsidRPr="009177AE">
              <w:rPr>
                <w:rFonts w:eastAsia="MS Mincho" w:cs="Times New Roman"/>
                <w:b/>
                <w:kern w:val="2"/>
                <w:u w:val="single"/>
                <w:lang w:val="en-US" w:eastAsia="ja-JP"/>
              </w:rPr>
              <w:t>immediate</w:t>
            </w:r>
            <w:r w:rsidR="009177AE">
              <w:rPr>
                <w:rFonts w:eastAsia="MS Mincho" w:cs="Times New Roman"/>
                <w:b/>
                <w:kern w:val="2"/>
                <w:lang w:val="en-US" w:eastAsia="ja-JP"/>
              </w:rPr>
              <w:t xml:space="preserve"> </w:t>
            </w:r>
            <w:r>
              <w:rPr>
                <w:rFonts w:eastAsia="MS Mincho" w:cs="Times New Roman"/>
                <w:b/>
                <w:kern w:val="2"/>
                <w:lang w:val="en-US" w:eastAsia="ja-JP"/>
              </w:rPr>
              <w:t>result</w:t>
            </w:r>
            <w:r w:rsidR="009177AE">
              <w:rPr>
                <w:rFonts w:eastAsia="MS Mincho" w:cs="Times New Roman"/>
                <w:b/>
                <w:kern w:val="2"/>
                <w:lang w:val="en-US" w:eastAsia="ja-JP"/>
              </w:rPr>
              <w:t>s</w:t>
            </w:r>
            <w:r>
              <w:rPr>
                <w:rFonts w:eastAsia="MS Mincho" w:cs="Times New Roman"/>
                <w:b/>
                <w:kern w:val="2"/>
                <w:lang w:val="en-US" w:eastAsia="ja-JP"/>
              </w:rPr>
              <w:t xml:space="preserve"> did the activity or set of activities </w:t>
            </w:r>
            <w:r w:rsidR="00D41D11">
              <w:rPr>
                <w:rFonts w:eastAsia="MS Mincho" w:cs="Times New Roman"/>
                <w:b/>
                <w:kern w:val="2"/>
                <w:lang w:val="en-US" w:eastAsia="ja-JP"/>
              </w:rPr>
              <w:t xml:space="preserve">aim to </w:t>
            </w:r>
            <w:r>
              <w:rPr>
                <w:rFonts w:eastAsia="MS Mincho" w:cs="Times New Roman"/>
                <w:b/>
                <w:kern w:val="2"/>
                <w:lang w:val="en-US" w:eastAsia="ja-JP"/>
              </w:rPr>
              <w:t>contribute?</w:t>
            </w:r>
            <w:r w:rsidR="00F17B5D">
              <w:rPr>
                <w:rFonts w:eastAsia="MS Mincho" w:cs="Times New Roman"/>
                <w:b/>
                <w:kern w:val="2"/>
                <w:lang w:val="en-US" w:eastAsia="ja-JP"/>
              </w:rPr>
              <w:t xml:space="preserve"> </w:t>
            </w:r>
            <w:r w:rsidR="00F17B5D">
              <w:rPr>
                <w:b/>
                <w:bCs/>
              </w:rPr>
              <w:t>(select one or more)</w:t>
            </w:r>
          </w:p>
        </w:tc>
      </w:tr>
      <w:tr w:rsidR="00665B7C" w14:paraId="70989BCC" w14:textId="77777777" w:rsidTr="00A17E4F">
        <w:tc>
          <w:tcPr>
            <w:tcW w:w="297" w:type="pct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eastAsia="ja-JP"/>
              </w:rPr>
              <w:alias w:val="chkbox_mainResults_opt_improvedTechnicalCapacity"/>
              <w:tag w:val="chkbox_mainResults_opt_improvedTechnicalCapacity"/>
              <w:id w:val="5386338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BB87CC8" w14:textId="77777777" w:rsidR="00665B7C" w:rsidRPr="00665B7C" w:rsidRDefault="0017147C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eastAsia="ja-JP"/>
                  </w:rPr>
                  <w:t>☐</w:t>
                </w:r>
              </w:p>
            </w:sdtContent>
          </w:sdt>
        </w:tc>
        <w:tc>
          <w:tcPr>
            <w:tcW w:w="4703" w:type="pct"/>
            <w:gridSpan w:val="2"/>
            <w:tcBorders>
              <w:left w:val="nil"/>
              <w:bottom w:val="single" w:sz="4" w:space="0" w:color="auto"/>
            </w:tcBorders>
          </w:tcPr>
          <w:p w14:paraId="2F97E0D2" w14:textId="77777777" w:rsidR="00665B7C" w:rsidRPr="00665B7C" w:rsidRDefault="00665B7C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Improved technical capacity of national stakeholders</w:t>
            </w:r>
          </w:p>
        </w:tc>
      </w:tr>
      <w:tr w:rsidR="00D41D11" w14:paraId="5AB021D2" w14:textId="77777777" w:rsidTr="00A17E4F">
        <w:tc>
          <w:tcPr>
            <w:tcW w:w="297" w:type="pct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/>
                <w:b/>
                <w:kern w:val="2"/>
                <w:lang w:eastAsia="ja-JP"/>
              </w:rPr>
              <w:alias w:val="chkbox_mainResults_opt_improvedKnowledgeAwarness"/>
              <w:tag w:val="chkbox_mainResults_opt_improvedKnowledgeAwarness"/>
              <w:id w:val="2645140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99DD433" w14:textId="77777777" w:rsidR="00D41D11" w:rsidRPr="00D41D11" w:rsidRDefault="009177AE" w:rsidP="006F2F37">
                <w:pPr>
                  <w:widowControl w:val="0"/>
                  <w:jc w:val="both"/>
                  <w:rPr>
                    <w:rFonts w:eastAsia="MS Mincho"/>
                    <w:b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hint="eastAsia"/>
                    <w:b/>
                    <w:kern w:val="2"/>
                    <w:lang w:eastAsia="ja-JP"/>
                  </w:rPr>
                  <w:t>☐</w:t>
                </w:r>
              </w:p>
            </w:sdtContent>
          </w:sdt>
        </w:tc>
        <w:tc>
          <w:tcPr>
            <w:tcW w:w="4703" w:type="pct"/>
            <w:gridSpan w:val="2"/>
            <w:tcBorders>
              <w:left w:val="nil"/>
              <w:bottom w:val="single" w:sz="4" w:space="0" w:color="auto"/>
            </w:tcBorders>
          </w:tcPr>
          <w:p w14:paraId="26E2825E" w14:textId="77777777" w:rsidR="00D41D11" w:rsidRDefault="00D41D11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Improved knowledge and awareness</w:t>
            </w:r>
          </w:p>
        </w:tc>
      </w:tr>
      <w:tr w:rsidR="007A2AD9" w14:paraId="4C748F71" w14:textId="77777777" w:rsidTr="00A17E4F">
        <w:tc>
          <w:tcPr>
            <w:tcW w:w="297" w:type="pct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eastAsia="ja-JP"/>
              </w:rPr>
              <w:alias w:val="chkbox_mainResults_opt_other"/>
              <w:tag w:val="chkbox_mainResults_opt_other"/>
              <w:id w:val="-1862927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20E4EAE" w14:textId="77777777" w:rsidR="007A2AD9" w:rsidRPr="00665B7C" w:rsidRDefault="00181490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eastAsia="ja-JP"/>
                  </w:rPr>
                  <w:t>☐</w:t>
                </w:r>
              </w:p>
            </w:sdtContent>
          </w:sdt>
        </w:tc>
        <w:tc>
          <w:tcPr>
            <w:tcW w:w="4703" w:type="pct"/>
            <w:gridSpan w:val="2"/>
            <w:tcBorders>
              <w:left w:val="nil"/>
              <w:bottom w:val="single" w:sz="4" w:space="0" w:color="auto"/>
            </w:tcBorders>
          </w:tcPr>
          <w:p w14:paraId="69ED376F" w14:textId="77777777" w:rsidR="007A2AD9" w:rsidRDefault="007A2AD9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Other</w:t>
            </w:r>
          </w:p>
        </w:tc>
      </w:tr>
      <w:tr w:rsidR="009177AE" w14:paraId="24B4236D" w14:textId="77777777" w:rsidTr="00DD2334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EAFAE08" w14:textId="77777777" w:rsidR="009177AE" w:rsidRDefault="009177AE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If ‘other’ selected, please specify here:</w:t>
            </w:r>
          </w:p>
        </w:tc>
      </w:tr>
      <w:tr w:rsidR="009177AE" w14:paraId="6B19FD64" w14:textId="77777777" w:rsidTr="00DD2334"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2DBFE11E" w14:textId="77777777" w:rsidR="009177AE" w:rsidRDefault="009177AE" w:rsidP="006F2F37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eastAsia="ja-JP"/>
              </w:rPr>
            </w:pPr>
          </w:p>
          <w:sdt>
            <w:sdtPr>
              <w:rPr>
                <w:rFonts w:eastAsia="MS Mincho" w:cs="Times New Roman"/>
                <w:bCs/>
                <w:kern w:val="2"/>
                <w:lang w:val="en-US" w:eastAsia="ja-JP"/>
              </w:rPr>
              <w:alias w:val="otherImmediate"/>
              <w:tag w:val="otherImmediate"/>
              <w:id w:val="1995288699"/>
              <w:placeholder>
                <w:docPart w:val="00FB47C869434F9F9C4F79B45A22206A"/>
              </w:placeholder>
              <w:showingPlcHdr/>
              <w:text/>
            </w:sdtPr>
            <w:sdtContent>
              <w:p w14:paraId="352C118B" w14:textId="77777777" w:rsidR="009177AE" w:rsidRDefault="00A17E4F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sdtContent>
          </w:sdt>
          <w:p w14:paraId="76A9CC92" w14:textId="77777777" w:rsidR="009177AE" w:rsidRDefault="009177AE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</w:p>
        </w:tc>
      </w:tr>
      <w:tr w:rsidR="00665B7C" w14:paraId="2104DC48" w14:textId="77777777" w:rsidTr="00DD2334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5F1AC503" w14:textId="77777777" w:rsidR="00665B7C" w:rsidRPr="00665B7C" w:rsidRDefault="00665B7C" w:rsidP="006F2F37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>Please briefly describe</w:t>
            </w:r>
            <w:r w:rsidR="007A2AD9">
              <w:rPr>
                <w:rFonts w:eastAsia="MS Mincho" w:cs="Times New Roman"/>
                <w:b/>
                <w:kern w:val="2"/>
                <w:lang w:val="en-US" w:eastAsia="ja-JP"/>
              </w:rPr>
              <w:t xml:space="preserve"> the main </w:t>
            </w:r>
            <w:r w:rsidR="00D45EE3">
              <w:rPr>
                <w:rFonts w:eastAsia="MS Mincho" w:cs="Times New Roman"/>
                <w:b/>
                <w:kern w:val="2"/>
                <w:lang w:val="en-US" w:eastAsia="ja-JP"/>
              </w:rPr>
              <w:t>outcomes</w:t>
            </w:r>
            <w:r w:rsidR="009177AE">
              <w:rPr>
                <w:rFonts w:eastAsia="MS Mincho" w:cs="Times New Roman"/>
                <w:b/>
                <w:kern w:val="2"/>
                <w:lang w:val="en-US" w:eastAsia="ja-JP"/>
              </w:rPr>
              <w:t xml:space="preserve"> to which RPTC support has contributed to (in country)</w:t>
            </w:r>
            <w:r>
              <w:rPr>
                <w:rFonts w:eastAsia="MS Mincho" w:cs="Times New Roman"/>
                <w:b/>
                <w:kern w:val="2"/>
                <w:lang w:val="en-US" w:eastAsia="ja-JP"/>
              </w:rPr>
              <w:t>:</w:t>
            </w:r>
          </w:p>
        </w:tc>
      </w:tr>
      <w:tr w:rsidR="00DD2334" w14:paraId="13429CCA" w14:textId="77777777" w:rsidTr="00214AD0">
        <w:trPr>
          <w:trHeight w:val="547"/>
        </w:trPr>
        <w:tc>
          <w:tcPr>
            <w:tcW w:w="1894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528387FA" w14:textId="77777777" w:rsidR="00DD2334" w:rsidRDefault="00DD2334" w:rsidP="006F2F37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 w:rsidRPr="009177AE">
              <w:rPr>
                <w:rFonts w:eastAsia="MS Mincho" w:cs="Times New Roman"/>
                <w:b/>
                <w:kern w:val="2"/>
                <w:u w:val="single"/>
                <w:lang w:val="en-US" w:eastAsia="ja-JP"/>
              </w:rPr>
              <w:t>Intermediate</w:t>
            </w:r>
            <w:r>
              <w:rPr>
                <w:rFonts w:eastAsia="MS Mincho" w:cs="Times New Roman"/>
                <w:b/>
                <w:kern w:val="2"/>
                <w:lang w:val="en-US" w:eastAsia="ja-JP"/>
              </w:rPr>
              <w:t xml:space="preserve"> Outcomes</w:t>
            </w:r>
          </w:p>
        </w:tc>
        <w:tc>
          <w:tcPr>
            <w:tcW w:w="3106" w:type="pct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1B046926" w14:textId="77777777" w:rsidR="00DD2334" w:rsidRDefault="00DD2334" w:rsidP="006F2F37">
            <w:pPr>
              <w:widowControl w:val="0"/>
              <w:jc w:val="both"/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>Number of new/updates</w:t>
            </w:r>
          </w:p>
        </w:tc>
      </w:tr>
      <w:tr w:rsidR="00DD2334" w14:paraId="3A7B9117" w14:textId="77777777" w:rsidTr="00214AD0">
        <w:trPr>
          <w:trHeight w:val="547"/>
        </w:trPr>
        <w:tc>
          <w:tcPr>
            <w:tcW w:w="1894" w:type="pct"/>
            <w:gridSpan w:val="2"/>
            <w:tcBorders>
              <w:top w:val="nil"/>
              <w:bottom w:val="single" w:sz="4" w:space="0" w:color="auto"/>
            </w:tcBorders>
            <w:shd w:val="clear" w:color="auto" w:fill="DBE5F1" w:themeFill="accent1" w:themeFillTint="33"/>
          </w:tcPr>
          <w:p w14:paraId="7D85BDE2" w14:textId="77777777" w:rsidR="00DD2334" w:rsidRPr="009177AE" w:rsidRDefault="00DD2334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 w:rsidRPr="009177AE">
              <w:rPr>
                <w:rFonts w:eastAsia="MS Mincho" w:cs="Times New Roman"/>
                <w:bCs/>
                <w:kern w:val="2"/>
                <w:lang w:val="en-US" w:eastAsia="ja-JP"/>
              </w:rPr>
              <w:t>Policies</w:t>
            </w:r>
          </w:p>
        </w:tc>
        <w:sdt>
          <w:sdtPr>
            <w:rPr>
              <w:rFonts w:eastAsia="MS Mincho" w:cs="Times New Roman"/>
              <w:b/>
              <w:kern w:val="2"/>
              <w:lang w:val="en-US" w:eastAsia="ja-JP"/>
            </w:rPr>
            <w:alias w:val="i_totPolicies"/>
            <w:tag w:val="i_totPolicies"/>
            <w:id w:val="-1149128629"/>
            <w:placeholder>
              <w:docPart w:val="F1C20508289242298D0D4430C5480BBE"/>
            </w:placeholder>
            <w:showingPlcHdr/>
            <w:text/>
          </w:sdtPr>
          <w:sdtContent>
            <w:tc>
              <w:tcPr>
                <w:tcW w:w="3106" w:type="pct"/>
                <w:tcBorders>
                  <w:top w:val="nil"/>
                  <w:bottom w:val="single" w:sz="4" w:space="0" w:color="auto"/>
                </w:tcBorders>
              </w:tcPr>
              <w:p w14:paraId="0ED27267" w14:textId="77777777" w:rsidR="00DD2334" w:rsidRDefault="00A17E4F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  <w:tr w:rsidR="00DD2334" w14:paraId="161A6F6E" w14:textId="77777777" w:rsidTr="00214AD0">
        <w:trPr>
          <w:trHeight w:val="547"/>
        </w:trPr>
        <w:tc>
          <w:tcPr>
            <w:tcW w:w="1894" w:type="pct"/>
            <w:gridSpan w:val="2"/>
            <w:tcBorders>
              <w:top w:val="nil"/>
              <w:bottom w:val="single" w:sz="4" w:space="0" w:color="auto"/>
            </w:tcBorders>
            <w:shd w:val="clear" w:color="auto" w:fill="DBE5F1" w:themeFill="accent1" w:themeFillTint="33"/>
          </w:tcPr>
          <w:p w14:paraId="3179F79F" w14:textId="77777777" w:rsidR="00DD2334" w:rsidRPr="009177AE" w:rsidRDefault="00DD2334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 w:rsidRPr="009177AE">
              <w:rPr>
                <w:rFonts w:eastAsia="MS Mincho" w:cs="Times New Roman"/>
                <w:bCs/>
                <w:kern w:val="2"/>
                <w:lang w:val="en-US" w:eastAsia="ja-JP"/>
              </w:rPr>
              <w:t>Laws</w:t>
            </w:r>
          </w:p>
        </w:tc>
        <w:sdt>
          <w:sdtPr>
            <w:rPr>
              <w:rFonts w:eastAsia="MS Mincho" w:cs="Times New Roman"/>
              <w:b/>
              <w:kern w:val="2"/>
              <w:lang w:val="en-US" w:eastAsia="ja-JP"/>
            </w:rPr>
            <w:alias w:val="i_totLaws"/>
            <w:tag w:val="i_totLaws"/>
            <w:id w:val="654495529"/>
            <w:placeholder>
              <w:docPart w:val="551BEE8C80B54D0592CD48D368472157"/>
            </w:placeholder>
            <w:showingPlcHdr/>
            <w:text/>
          </w:sdtPr>
          <w:sdtContent>
            <w:tc>
              <w:tcPr>
                <w:tcW w:w="3106" w:type="pct"/>
                <w:tcBorders>
                  <w:top w:val="nil"/>
                  <w:bottom w:val="single" w:sz="4" w:space="0" w:color="auto"/>
                </w:tcBorders>
              </w:tcPr>
              <w:p w14:paraId="2F1D678E" w14:textId="77777777" w:rsidR="00DD2334" w:rsidRDefault="00A17E4F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  <w:tr w:rsidR="00DD2334" w14:paraId="5FE0E342" w14:textId="77777777" w:rsidTr="00214AD0">
        <w:trPr>
          <w:trHeight w:val="547"/>
        </w:trPr>
        <w:tc>
          <w:tcPr>
            <w:tcW w:w="1894" w:type="pct"/>
            <w:gridSpan w:val="2"/>
            <w:tcBorders>
              <w:top w:val="nil"/>
              <w:bottom w:val="single" w:sz="4" w:space="0" w:color="auto"/>
            </w:tcBorders>
            <w:shd w:val="clear" w:color="auto" w:fill="DBE5F1" w:themeFill="accent1" w:themeFillTint="33"/>
          </w:tcPr>
          <w:p w14:paraId="0F319552" w14:textId="77777777" w:rsidR="00DD2334" w:rsidRPr="009177AE" w:rsidRDefault="00DD2334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 w:rsidRPr="009177AE">
              <w:rPr>
                <w:rFonts w:eastAsia="MS Mincho" w:cs="Times New Roman"/>
                <w:bCs/>
                <w:kern w:val="2"/>
                <w:lang w:val="en-US" w:eastAsia="ja-JP"/>
              </w:rPr>
              <w:t>National Plans</w:t>
            </w:r>
          </w:p>
        </w:tc>
        <w:sdt>
          <w:sdtPr>
            <w:rPr>
              <w:rFonts w:eastAsia="MS Mincho" w:cs="Times New Roman"/>
              <w:b/>
              <w:kern w:val="2"/>
              <w:lang w:val="en-US" w:eastAsia="ja-JP"/>
            </w:rPr>
            <w:alias w:val="i_totNationalPlans"/>
            <w:tag w:val="i_totNationalPlans"/>
            <w:id w:val="-1134018576"/>
            <w:placeholder>
              <w:docPart w:val="C484B88D2CC34CA09BCE969BF3B112A9"/>
            </w:placeholder>
            <w:showingPlcHdr/>
            <w:text/>
          </w:sdtPr>
          <w:sdtContent>
            <w:tc>
              <w:tcPr>
                <w:tcW w:w="3106" w:type="pct"/>
                <w:tcBorders>
                  <w:top w:val="nil"/>
                  <w:bottom w:val="single" w:sz="4" w:space="0" w:color="auto"/>
                </w:tcBorders>
              </w:tcPr>
              <w:p w14:paraId="7C3A33C4" w14:textId="77777777" w:rsidR="00DD2334" w:rsidRDefault="00A17E4F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  <w:tr w:rsidR="00DD2334" w14:paraId="150C3D02" w14:textId="77777777" w:rsidTr="00214AD0">
        <w:trPr>
          <w:trHeight w:val="547"/>
        </w:trPr>
        <w:tc>
          <w:tcPr>
            <w:tcW w:w="1894" w:type="pct"/>
            <w:gridSpan w:val="2"/>
            <w:tcBorders>
              <w:top w:val="nil"/>
              <w:bottom w:val="single" w:sz="4" w:space="0" w:color="auto"/>
            </w:tcBorders>
            <w:shd w:val="clear" w:color="auto" w:fill="DBE5F1" w:themeFill="accent1" w:themeFillTint="33"/>
          </w:tcPr>
          <w:p w14:paraId="517B3AF5" w14:textId="77777777" w:rsidR="00DD2334" w:rsidRPr="009177AE" w:rsidRDefault="00DD2334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 w:rsidRPr="009177AE">
              <w:rPr>
                <w:rFonts w:eastAsia="MS Mincho" w:cs="Times New Roman"/>
                <w:bCs/>
                <w:kern w:val="2"/>
                <w:lang w:val="en-US" w:eastAsia="ja-JP"/>
              </w:rPr>
              <w:t>Strategies</w:t>
            </w:r>
          </w:p>
        </w:tc>
        <w:sdt>
          <w:sdtPr>
            <w:rPr>
              <w:rFonts w:eastAsia="MS Mincho" w:cs="Times New Roman"/>
              <w:b/>
              <w:kern w:val="2"/>
              <w:lang w:val="en-US" w:eastAsia="ja-JP"/>
            </w:rPr>
            <w:alias w:val="i_totStrategies"/>
            <w:tag w:val="i_totStrategies"/>
            <w:id w:val="-995333877"/>
            <w:placeholder>
              <w:docPart w:val="480E5B05E64644D7BB9DD22D247084AE"/>
            </w:placeholder>
            <w:showingPlcHdr/>
            <w:text/>
          </w:sdtPr>
          <w:sdtContent>
            <w:tc>
              <w:tcPr>
                <w:tcW w:w="3106" w:type="pct"/>
                <w:tcBorders>
                  <w:top w:val="nil"/>
                  <w:bottom w:val="single" w:sz="4" w:space="0" w:color="auto"/>
                </w:tcBorders>
              </w:tcPr>
              <w:p w14:paraId="7F91BCFD" w14:textId="77777777" w:rsidR="00DD2334" w:rsidRDefault="00A17E4F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  <w:tr w:rsidR="00DD2334" w14:paraId="5D4B2EB6" w14:textId="77777777" w:rsidTr="00214AD0">
        <w:trPr>
          <w:trHeight w:val="547"/>
        </w:trPr>
        <w:tc>
          <w:tcPr>
            <w:tcW w:w="1894" w:type="pct"/>
            <w:gridSpan w:val="2"/>
            <w:tcBorders>
              <w:top w:val="nil"/>
              <w:bottom w:val="single" w:sz="4" w:space="0" w:color="auto"/>
            </w:tcBorders>
            <w:shd w:val="clear" w:color="auto" w:fill="DBE5F1" w:themeFill="accent1" w:themeFillTint="33"/>
          </w:tcPr>
          <w:p w14:paraId="118D3C63" w14:textId="77777777" w:rsidR="00DD2334" w:rsidRPr="009177AE" w:rsidRDefault="00DD2334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 w:rsidRPr="009177AE">
              <w:rPr>
                <w:rFonts w:eastAsia="MS Mincho" w:cs="Times New Roman"/>
                <w:bCs/>
                <w:kern w:val="2"/>
                <w:lang w:val="en-US" w:eastAsia="ja-JP"/>
              </w:rPr>
              <w:t>Reporting Obligations</w:t>
            </w:r>
          </w:p>
        </w:tc>
        <w:sdt>
          <w:sdtPr>
            <w:rPr>
              <w:rFonts w:eastAsia="MS Mincho" w:cs="Times New Roman"/>
              <w:b/>
              <w:kern w:val="2"/>
              <w:lang w:val="en-US" w:eastAsia="ja-JP"/>
            </w:rPr>
            <w:alias w:val="i_totReportingObligations"/>
            <w:tag w:val="i_totReportingObligations"/>
            <w:id w:val="1221482229"/>
            <w:placeholder>
              <w:docPart w:val="426A4EC20B6C406AB8F1556C56C77D8E"/>
            </w:placeholder>
            <w:showingPlcHdr/>
            <w:text/>
          </w:sdtPr>
          <w:sdtContent>
            <w:tc>
              <w:tcPr>
                <w:tcW w:w="3106" w:type="pct"/>
                <w:tcBorders>
                  <w:top w:val="nil"/>
                  <w:bottom w:val="single" w:sz="4" w:space="0" w:color="auto"/>
                </w:tcBorders>
              </w:tcPr>
              <w:p w14:paraId="72526074" w14:textId="77777777" w:rsidR="00DD2334" w:rsidRDefault="00A17E4F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  <w:tr w:rsidR="00DD2334" w14:paraId="512E9C16" w14:textId="77777777" w:rsidTr="00214AD0">
        <w:trPr>
          <w:trHeight w:val="547"/>
        </w:trPr>
        <w:tc>
          <w:tcPr>
            <w:tcW w:w="1894" w:type="pct"/>
            <w:gridSpan w:val="2"/>
            <w:tcBorders>
              <w:top w:val="nil"/>
              <w:bottom w:val="single" w:sz="4" w:space="0" w:color="auto"/>
            </w:tcBorders>
            <w:shd w:val="clear" w:color="auto" w:fill="DBE5F1" w:themeFill="accent1" w:themeFillTint="33"/>
          </w:tcPr>
          <w:p w14:paraId="284BDD9A" w14:textId="77777777" w:rsidR="00DD2334" w:rsidRPr="00DD2334" w:rsidRDefault="00DD2334" w:rsidP="006F2F37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 w:rsidRPr="00DD2334">
              <w:rPr>
                <w:rFonts w:eastAsia="MS Mincho" w:cs="Times New Roman"/>
                <w:bCs/>
                <w:kern w:val="2"/>
                <w:lang w:val="en-US" w:eastAsia="ja-JP"/>
              </w:rPr>
              <w:t>Signature of regional/international conventions</w:t>
            </w:r>
          </w:p>
        </w:tc>
        <w:sdt>
          <w:sdtPr>
            <w:rPr>
              <w:rFonts w:eastAsia="MS Mincho" w:cs="Times New Roman"/>
              <w:b/>
              <w:kern w:val="2"/>
              <w:lang w:val="en-US" w:eastAsia="ja-JP"/>
            </w:rPr>
            <w:alias w:val="i_totConventions"/>
            <w:tag w:val="i_totConventions"/>
            <w:id w:val="-1122612619"/>
            <w:placeholder>
              <w:docPart w:val="9E58DD1A325841BA9EF6CB1BBE790590"/>
            </w:placeholder>
            <w:showingPlcHdr/>
            <w:text/>
          </w:sdtPr>
          <w:sdtContent>
            <w:tc>
              <w:tcPr>
                <w:tcW w:w="3106" w:type="pct"/>
                <w:tcBorders>
                  <w:top w:val="nil"/>
                  <w:bottom w:val="single" w:sz="4" w:space="0" w:color="auto"/>
                </w:tcBorders>
              </w:tcPr>
              <w:p w14:paraId="01811C7D" w14:textId="77777777" w:rsidR="00DD2334" w:rsidRDefault="00A17E4F" w:rsidP="006F2F37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  <w:tr w:rsidR="004963BF" w14:paraId="58AD697D" w14:textId="77777777" w:rsidTr="00A17E4F">
        <w:trPr>
          <w:trHeight w:val="297"/>
        </w:trPr>
        <w:tc>
          <w:tcPr>
            <w:tcW w:w="297" w:type="pct"/>
            <w:tcBorders>
              <w:top w:val="single" w:sz="4" w:space="0" w:color="auto"/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eastAsia="ja-JP"/>
              </w:rPr>
              <w:alias w:val="chkbox_outreach_opt_yes"/>
              <w:tag w:val="chkbox_outreach_opt_yes"/>
              <w:id w:val="-13842454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426C613" w14:textId="77777777" w:rsidR="004963BF" w:rsidRDefault="00A17E4F" w:rsidP="004963BF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eastAsia="ja-JP"/>
                  </w:rPr>
                  <w:t>☐</w:t>
                </w:r>
              </w:p>
            </w:sdtContent>
          </w:sdt>
        </w:tc>
        <w:tc>
          <w:tcPr>
            <w:tcW w:w="4703" w:type="pct"/>
            <w:gridSpan w:val="2"/>
            <w:tcBorders>
              <w:top w:val="single" w:sz="4" w:space="0" w:color="auto"/>
              <w:left w:val="nil"/>
            </w:tcBorders>
          </w:tcPr>
          <w:p w14:paraId="5E8969D1" w14:textId="77777777" w:rsidR="004963BF" w:rsidRPr="004963BF" w:rsidRDefault="004963BF" w:rsidP="004963BF">
            <w:pPr>
              <w:widowControl w:val="0"/>
              <w:jc w:val="both"/>
              <w:rPr>
                <w:rFonts w:eastAsia="MS Mincho" w:cs="Times New Roman"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Cs/>
                <w:kern w:val="2"/>
                <w:lang w:val="en-US" w:eastAsia="ja-JP"/>
              </w:rPr>
              <w:t>Please check this box if you would like CDPMO to reach out to highlight achievements on the website</w:t>
            </w:r>
          </w:p>
        </w:tc>
      </w:tr>
    </w:tbl>
    <w:p w14:paraId="0FB4D633" w14:textId="77777777" w:rsidR="009236D4" w:rsidRDefault="009236D4" w:rsidP="006F2F37">
      <w:pPr>
        <w:widowControl w:val="0"/>
        <w:spacing w:after="0" w:line="240" w:lineRule="auto"/>
        <w:jc w:val="both"/>
        <w:rPr>
          <w:rFonts w:eastAsia="MS Mincho" w:cs="Times New Roman"/>
          <w:b/>
          <w:kern w:val="2"/>
          <w:lang w:val="en-US" w:eastAsia="ja-JP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37"/>
        <w:gridCol w:w="8579"/>
      </w:tblGrid>
      <w:tr w:rsidR="007C5CC1" w14:paraId="7A945257" w14:textId="77777777" w:rsidTr="127B61EA">
        <w:tc>
          <w:tcPr>
            <w:tcW w:w="9016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78A2AAF" w14:textId="77777777" w:rsidR="007C5CC1" w:rsidRPr="00AB3B69" w:rsidRDefault="00DC5591" w:rsidP="00CB2A2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Was the activity or set of activities notable for </w:t>
            </w:r>
            <w:r w:rsidR="00C50B26">
              <w:rPr>
                <w:b/>
                <w:bCs/>
              </w:rPr>
              <w:t>any of the following?</w:t>
            </w:r>
            <w:r w:rsidR="00F17B5D">
              <w:rPr>
                <w:b/>
                <w:bCs/>
              </w:rPr>
              <w:t xml:space="preserve"> (select one or more)</w:t>
            </w:r>
          </w:p>
        </w:tc>
      </w:tr>
      <w:tr w:rsidR="007C5CC1" w14:paraId="74F5BE3A" w14:textId="77777777" w:rsidTr="00A17E4F">
        <w:tc>
          <w:tcPr>
            <w:tcW w:w="437" w:type="dxa"/>
            <w:tcBorders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notableActivities_opt_genderHR"/>
              <w:tag w:val="chkbox_notableActivities_opt_genderHR"/>
              <w:id w:val="16061603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727BA7C" w14:textId="77777777" w:rsidR="007C5CC1" w:rsidRPr="00AB3B69" w:rsidRDefault="00BE5AA2" w:rsidP="127B61EA">
                <w:pPr>
                  <w:widowControl w:val="0"/>
                  <w:jc w:val="both"/>
                  <w:rPr>
                    <w:rFonts w:eastAsia="MS Mincho" w:cs="Times New Roman"/>
                    <w:b/>
                    <w:bCs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  <w:tc>
          <w:tcPr>
            <w:tcW w:w="8579" w:type="dxa"/>
            <w:tcBorders>
              <w:left w:val="nil"/>
            </w:tcBorders>
          </w:tcPr>
          <w:p w14:paraId="3A29E9A9" w14:textId="77777777" w:rsidR="007C5CC1" w:rsidRDefault="007C5CC1" w:rsidP="00CB2A2C">
            <w:r>
              <w:t>Gender mainstreaming and/or human-rights-based approach?</w:t>
            </w:r>
          </w:p>
        </w:tc>
      </w:tr>
      <w:tr w:rsidR="008C3E0B" w14:paraId="52187081" w14:textId="77777777" w:rsidTr="00A17E4F">
        <w:tc>
          <w:tcPr>
            <w:tcW w:w="437" w:type="dxa"/>
            <w:tcBorders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eastAsia="ja-JP"/>
              </w:rPr>
              <w:alias w:val="chkbox_notableActivities_opt_disability"/>
              <w:tag w:val="chkbox_notableActivities_opt_disability"/>
              <w:id w:val="-297244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28F9C00" w14:textId="77777777" w:rsidR="008C3E0B" w:rsidRPr="008C3E0B" w:rsidRDefault="004A4305" w:rsidP="008C3E0B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eastAsia="ja-JP"/>
                  </w:rPr>
                  <w:t>☐</w:t>
                </w:r>
              </w:p>
            </w:sdtContent>
          </w:sdt>
        </w:tc>
        <w:tc>
          <w:tcPr>
            <w:tcW w:w="8579" w:type="dxa"/>
            <w:tcBorders>
              <w:left w:val="nil"/>
            </w:tcBorders>
          </w:tcPr>
          <w:p w14:paraId="2A607941" w14:textId="77777777" w:rsidR="008C3E0B" w:rsidRDefault="008C3E0B" w:rsidP="00CB2A2C">
            <w:r>
              <w:t>Disability Inclusion</w:t>
            </w:r>
          </w:p>
        </w:tc>
      </w:tr>
      <w:tr w:rsidR="007C5CC1" w14:paraId="03CDBE3D" w14:textId="77777777" w:rsidTr="00A17E4F">
        <w:tc>
          <w:tcPr>
            <w:tcW w:w="437" w:type="dxa"/>
            <w:tcBorders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notableActivities_opt_sustainability"/>
              <w:tag w:val="chkbox_notableActivities_opt_sustainability"/>
              <w:id w:val="13404348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EA0E00E" w14:textId="77777777" w:rsidR="007C5CC1" w:rsidRPr="00AB3B69" w:rsidRDefault="004A4305" w:rsidP="00CB2A2C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  <w:tc>
          <w:tcPr>
            <w:tcW w:w="8579" w:type="dxa"/>
            <w:tcBorders>
              <w:left w:val="nil"/>
            </w:tcBorders>
          </w:tcPr>
          <w:p w14:paraId="4CC02EBC" w14:textId="77777777" w:rsidR="007C5CC1" w:rsidRDefault="007C5CC1" w:rsidP="00CB2A2C">
            <w:r>
              <w:t>Sustainability (e.g., multiplier effects; South-South knowledge sharing; other follow-up)</w:t>
            </w:r>
          </w:p>
        </w:tc>
      </w:tr>
      <w:tr w:rsidR="007C5CC1" w14:paraId="355F05F6" w14:textId="77777777" w:rsidTr="00A17E4F">
        <w:tc>
          <w:tcPr>
            <w:tcW w:w="437" w:type="dxa"/>
            <w:tcBorders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notableActivities_opt_rptcCollaboration"/>
              <w:tag w:val="chkbox_notableActivities_opt_rptcCollaboration"/>
              <w:id w:val="-11142847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707D8C5" w14:textId="77777777" w:rsidR="007C5CC1" w:rsidRPr="00AB3B69" w:rsidRDefault="004A4305" w:rsidP="00CB2A2C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  <w:tc>
          <w:tcPr>
            <w:tcW w:w="8579" w:type="dxa"/>
            <w:tcBorders>
              <w:left w:val="nil"/>
            </w:tcBorders>
          </w:tcPr>
          <w:p w14:paraId="5313B04B" w14:textId="77777777" w:rsidR="007C5CC1" w:rsidRDefault="007C5CC1" w:rsidP="00CB2A2C">
            <w:r>
              <w:t>Strong collaboration with other</w:t>
            </w:r>
            <w:r w:rsidR="00C50B26">
              <w:t xml:space="preserve"> RPTC</w:t>
            </w:r>
            <w:r>
              <w:t xml:space="preserve"> Implementing Entities (IEs)</w:t>
            </w:r>
            <w:r w:rsidR="000E4D98">
              <w:rPr>
                <w:rStyle w:val="FootnoteReference"/>
              </w:rPr>
              <w:footnoteReference w:id="5"/>
            </w:r>
            <w:r>
              <w:t xml:space="preserve"> or </w:t>
            </w:r>
            <w:r w:rsidR="00C50B26">
              <w:t xml:space="preserve">other </w:t>
            </w:r>
            <w:r>
              <w:t>partners</w:t>
            </w:r>
          </w:p>
        </w:tc>
      </w:tr>
      <w:tr w:rsidR="007C5CC1" w14:paraId="4C3ADBFD" w14:textId="77777777" w:rsidTr="00A17E4F">
        <w:tc>
          <w:tcPr>
            <w:tcW w:w="437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sdt>
            <w:sdtPr>
              <w:rPr>
                <w:rFonts w:eastAsia="MS Mincho" w:cs="Times New Roman"/>
                <w:b/>
                <w:kern w:val="2"/>
                <w:lang w:val="en-US" w:eastAsia="ja-JP"/>
              </w:rPr>
              <w:alias w:val="chkbox_notableActivities_opt_UNSDCF"/>
              <w:tag w:val="chkbox_notableActivities_opt_UNSDCF"/>
              <w:id w:val="21321956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9748A9B" w14:textId="77777777" w:rsidR="007C5CC1" w:rsidRPr="00AB3B69" w:rsidRDefault="004A4305" w:rsidP="00CB2A2C">
                <w:pPr>
                  <w:widowControl w:val="0"/>
                  <w:jc w:val="both"/>
                  <w:rPr>
                    <w:rFonts w:eastAsia="MS Mincho" w:cs="Times New Roman"/>
                    <w:b/>
                    <w:kern w:val="2"/>
                    <w:lang w:eastAsia="ja-JP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kern w:val="2"/>
                    <w:lang w:val="en-US" w:eastAsia="ja-JP"/>
                  </w:rPr>
                  <w:t>☐</w:t>
                </w:r>
              </w:p>
            </w:sdtContent>
          </w:sdt>
        </w:tc>
        <w:tc>
          <w:tcPr>
            <w:tcW w:w="8579" w:type="dxa"/>
            <w:tcBorders>
              <w:left w:val="nil"/>
              <w:bottom w:val="single" w:sz="4" w:space="0" w:color="auto"/>
            </w:tcBorders>
          </w:tcPr>
          <w:p w14:paraId="26F626CA" w14:textId="77777777" w:rsidR="007C5CC1" w:rsidRDefault="007C5CC1" w:rsidP="00CB2A2C">
            <w:r>
              <w:t>Strong links with the UN Sustainable Development Cooperation Framework (UNSDCF)</w:t>
            </w:r>
          </w:p>
        </w:tc>
      </w:tr>
      <w:tr w:rsidR="00181490" w14:paraId="387FC0C7" w14:textId="77777777" w:rsidTr="00181490">
        <w:tc>
          <w:tcPr>
            <w:tcW w:w="9016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09165321" w14:textId="77777777" w:rsidR="00181490" w:rsidRDefault="00181490" w:rsidP="00CB2A2C">
            <w:r>
              <w:rPr>
                <w:b/>
                <w:bCs/>
              </w:rPr>
              <w:t>Please explain briefly for each box checked:</w:t>
            </w:r>
          </w:p>
        </w:tc>
      </w:tr>
      <w:tr w:rsidR="007C5CC1" w14:paraId="144ADF4A" w14:textId="77777777" w:rsidTr="127B61EA">
        <w:tc>
          <w:tcPr>
            <w:tcW w:w="9016" w:type="dxa"/>
            <w:gridSpan w:val="2"/>
            <w:tcBorders>
              <w:top w:val="nil"/>
            </w:tcBorders>
          </w:tcPr>
          <w:p w14:paraId="18135714" w14:textId="77777777" w:rsidR="00E75A05" w:rsidRDefault="00E75A05" w:rsidP="00CB2A2C"/>
          <w:sdt>
            <w:sdtPr>
              <w:id w:val="-1740088815"/>
              <w:placeholder>
                <w:docPart w:val="256EB19685C740CEA3840CB9E27FB15D"/>
              </w:placeholder>
              <w:showingPlcHdr/>
              <w:text/>
            </w:sdtPr>
            <w:sdtContent>
              <w:p w14:paraId="39006A5D" w14:textId="77777777" w:rsidR="00181490" w:rsidRDefault="00A17E4F" w:rsidP="00CB2A2C"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sdtContent>
          </w:sdt>
          <w:p w14:paraId="5FFD524B" w14:textId="77777777" w:rsidR="00E75A05" w:rsidRDefault="00E75A05" w:rsidP="00CB2A2C"/>
        </w:tc>
      </w:tr>
    </w:tbl>
    <w:p w14:paraId="1764DDC5" w14:textId="77777777" w:rsidR="007C5CC1" w:rsidRDefault="007C5CC1" w:rsidP="0A8B1787">
      <w:pPr>
        <w:widowControl w:val="0"/>
        <w:spacing w:after="0" w:line="240" w:lineRule="auto"/>
        <w:jc w:val="both"/>
        <w:rPr>
          <w:rFonts w:eastAsia="MS Mincho" w:cs="Times New Roman"/>
          <w:b/>
          <w:bCs/>
          <w:kern w:val="2"/>
          <w:lang w:val="en-US"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45EE3" w14:paraId="70B1BACD" w14:textId="77777777" w:rsidTr="00D45EE3">
        <w:trPr>
          <w:trHeight w:val="300"/>
        </w:trPr>
        <w:tc>
          <w:tcPr>
            <w:tcW w:w="4508" w:type="dxa"/>
            <w:shd w:val="clear" w:color="auto" w:fill="DBE5F1" w:themeFill="accent1" w:themeFillTint="33"/>
          </w:tcPr>
          <w:p w14:paraId="139C97C6" w14:textId="77777777" w:rsidR="00D45EE3" w:rsidRDefault="00D45EE3" w:rsidP="0A8B1787">
            <w:pPr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lastRenderedPageBreak/>
              <w:t>Number of outreach activities:</w:t>
            </w:r>
          </w:p>
        </w:tc>
        <w:sdt>
          <w:sdtPr>
            <w:rPr>
              <w:rFonts w:eastAsia="MS Mincho" w:cs="Times New Roman"/>
              <w:b/>
              <w:kern w:val="2"/>
              <w:lang w:val="en-US" w:eastAsia="ja-JP"/>
            </w:rPr>
            <w:alias w:val="i_numberOfOutreachActivities"/>
            <w:tag w:val="i_numberOfOutreachActivities"/>
            <w:id w:val="1500317620"/>
            <w:placeholder>
              <w:docPart w:val="BBEC5346BE584A63BB4D0E6DAC4D6C3C"/>
            </w:placeholder>
            <w:showingPlcHdr/>
            <w:text/>
          </w:sdtPr>
          <w:sdtContent>
            <w:tc>
              <w:tcPr>
                <w:tcW w:w="4508" w:type="dxa"/>
                <w:shd w:val="clear" w:color="auto" w:fill="FFFFFF" w:themeFill="background1"/>
              </w:tcPr>
              <w:p w14:paraId="79774C29" w14:textId="77777777" w:rsidR="00D45EE3" w:rsidRDefault="00A17E4F" w:rsidP="0A8B1787">
                <w:pPr>
                  <w:rPr>
                    <w:rFonts w:eastAsia="MS Mincho" w:cs="Times New Roman"/>
                    <w:b/>
                    <w:kern w:val="2"/>
                    <w:lang w:val="en-US" w:eastAsia="ja-JP"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  <w:tr w:rsidR="00D45EE3" w14:paraId="6C83BFA1" w14:textId="77777777" w:rsidTr="00812383">
        <w:trPr>
          <w:trHeight w:val="300"/>
        </w:trPr>
        <w:tc>
          <w:tcPr>
            <w:tcW w:w="9016" w:type="dxa"/>
            <w:gridSpan w:val="2"/>
            <w:shd w:val="clear" w:color="auto" w:fill="DBE5F1" w:themeFill="accent1" w:themeFillTint="33"/>
          </w:tcPr>
          <w:p w14:paraId="6D5838B1" w14:textId="77777777" w:rsidR="00D45EE3" w:rsidRDefault="00D45EE3" w:rsidP="0A8B1787">
            <w:pPr>
              <w:rPr>
                <w:rFonts w:eastAsia="MS Mincho" w:cs="Times New Roman"/>
                <w:b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kern w:val="2"/>
                <w:lang w:val="en-US" w:eastAsia="ja-JP"/>
              </w:rPr>
              <w:t xml:space="preserve">Brief description of outreach activity: </w:t>
            </w:r>
            <w:r>
              <w:rPr>
                <w:rFonts w:ascii="Calibri" w:hAnsi="Calibri" w:cs="Calibri"/>
              </w:rPr>
              <w:t>Did you raise awareness of this RPTC activity before and/or after it took place?</w:t>
            </w:r>
          </w:p>
        </w:tc>
      </w:tr>
      <w:tr w:rsidR="0A8B1787" w14:paraId="58C49422" w14:textId="77777777" w:rsidTr="0A8B1787">
        <w:trPr>
          <w:trHeight w:val="300"/>
        </w:trPr>
        <w:tc>
          <w:tcPr>
            <w:tcW w:w="9016" w:type="dxa"/>
            <w:gridSpan w:val="2"/>
          </w:tcPr>
          <w:p w14:paraId="155B81E5" w14:textId="77777777" w:rsidR="0A8B1787" w:rsidRDefault="0A8B1787" w:rsidP="002B0F55"/>
          <w:p w14:paraId="7292F226" w14:textId="77777777" w:rsidR="0A8B1787" w:rsidRDefault="0A8B1787"/>
          <w:sdt>
            <w:sdtPr>
              <w:id w:val="1970314552"/>
              <w:placeholder>
                <w:docPart w:val="2AEC3693CA6A4907BE2FF8E018BC9B0A"/>
              </w:placeholder>
              <w:showingPlcHdr/>
              <w:text/>
            </w:sdtPr>
            <w:sdtContent>
              <w:p w14:paraId="0A609258" w14:textId="77777777" w:rsidR="0A8B1787" w:rsidRDefault="00A17E4F"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sdtContent>
          </w:sdt>
          <w:p w14:paraId="35DAFB3B" w14:textId="77777777" w:rsidR="0A8B1787" w:rsidRDefault="0A8B1787"/>
          <w:p w14:paraId="2CE4E84B" w14:textId="77777777" w:rsidR="0A8B1787" w:rsidRDefault="0A8B1787"/>
          <w:p w14:paraId="64B04143" w14:textId="77777777" w:rsidR="0A8B1787" w:rsidRDefault="0A8B1787"/>
        </w:tc>
      </w:tr>
    </w:tbl>
    <w:p w14:paraId="0873D2AB" w14:textId="77777777" w:rsidR="000C0E59" w:rsidRDefault="000C0E59" w:rsidP="006F2F37">
      <w:pPr>
        <w:widowControl w:val="0"/>
        <w:spacing w:after="0" w:line="240" w:lineRule="auto"/>
        <w:jc w:val="both"/>
        <w:rPr>
          <w:rFonts w:eastAsia="MS Mincho" w:cs="Times New Roman"/>
          <w:b/>
          <w:kern w:val="2"/>
          <w:lang w:val="en-US" w:eastAsia="ja-JP"/>
        </w:rPr>
      </w:pPr>
    </w:p>
    <w:p w14:paraId="5E659654" w14:textId="77777777" w:rsidR="000C0E59" w:rsidRDefault="000C0E59" w:rsidP="006F2F37">
      <w:pPr>
        <w:widowControl w:val="0"/>
        <w:spacing w:after="0" w:line="240" w:lineRule="auto"/>
        <w:jc w:val="both"/>
        <w:rPr>
          <w:rFonts w:eastAsia="MS Mincho" w:cs="Times New Roman"/>
          <w:b/>
          <w:kern w:val="2"/>
          <w:lang w:val="en-US" w:eastAsia="ja-JP"/>
        </w:rPr>
      </w:pPr>
    </w:p>
    <w:tbl>
      <w:tblPr>
        <w:tblStyle w:val="TableGrid"/>
        <w:tblpPr w:leftFromText="180" w:rightFromText="180" w:vertAnchor="text" w:horzAnchor="margin" w:tblpY="6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2AD9" w14:paraId="42701F9C" w14:textId="77777777" w:rsidTr="007A2AD9">
        <w:tc>
          <w:tcPr>
            <w:tcW w:w="9016" w:type="dxa"/>
            <w:shd w:val="clear" w:color="auto" w:fill="DBE5F1" w:themeFill="accent1" w:themeFillTint="33"/>
          </w:tcPr>
          <w:p w14:paraId="7A44F4CC" w14:textId="77777777" w:rsidR="007A2AD9" w:rsidRPr="007C5CC1" w:rsidRDefault="00F17B5D" w:rsidP="007A2AD9">
            <w:r>
              <w:rPr>
                <w:b/>
                <w:bCs/>
              </w:rPr>
              <w:t xml:space="preserve">Optional: </w:t>
            </w:r>
            <w:r w:rsidR="00AA2BF9">
              <w:rPr>
                <w:b/>
                <w:bCs/>
              </w:rPr>
              <w:t>Please list challenges, lessons (positive or negative) or recommendations</w:t>
            </w:r>
            <w:r>
              <w:rPr>
                <w:b/>
                <w:bCs/>
              </w:rPr>
              <w:t>, if any,</w:t>
            </w:r>
            <w:r w:rsidR="00AA2BF9">
              <w:rPr>
                <w:b/>
                <w:bCs/>
              </w:rPr>
              <w:t xml:space="preserve"> that you think future activities should </w:t>
            </w:r>
            <w:r w:rsidR="003A3F73">
              <w:rPr>
                <w:b/>
                <w:bCs/>
              </w:rPr>
              <w:t>consider</w:t>
            </w:r>
            <w:r w:rsidR="00AA2BF9">
              <w:rPr>
                <w:b/>
                <w:bCs/>
              </w:rPr>
              <w:t>, and any other observations you would like to make</w:t>
            </w:r>
          </w:p>
        </w:tc>
      </w:tr>
      <w:tr w:rsidR="007A2AD9" w14:paraId="1EE9E743" w14:textId="77777777" w:rsidTr="007A2AD9">
        <w:tc>
          <w:tcPr>
            <w:tcW w:w="9016" w:type="dxa"/>
          </w:tcPr>
          <w:p w14:paraId="627973EB" w14:textId="77777777" w:rsidR="007A2AD9" w:rsidRDefault="007A2AD9" w:rsidP="007A2AD9"/>
          <w:sdt>
            <w:sdtPr>
              <w:id w:val="1681231826"/>
              <w:placeholder>
                <w:docPart w:val="B4DBCFF5B76941929AC8A147F10804F2"/>
              </w:placeholder>
              <w:showingPlcHdr/>
              <w:text/>
            </w:sdtPr>
            <w:sdtContent>
              <w:p w14:paraId="6860ECD0" w14:textId="77777777" w:rsidR="000E4D98" w:rsidRDefault="00A17E4F" w:rsidP="007A2AD9"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sdtContent>
          </w:sdt>
          <w:p w14:paraId="6969DDB9" w14:textId="77777777" w:rsidR="007A2AD9" w:rsidRDefault="007A2AD9" w:rsidP="007A2AD9"/>
          <w:p w14:paraId="1D6BED35" w14:textId="77777777" w:rsidR="005172AB" w:rsidRDefault="005172AB" w:rsidP="007A2AD9"/>
          <w:p w14:paraId="5077CC6A" w14:textId="77777777" w:rsidR="007A2AD9" w:rsidRDefault="007A2AD9" w:rsidP="007A2AD9"/>
        </w:tc>
      </w:tr>
    </w:tbl>
    <w:p w14:paraId="0E59A645" w14:textId="77777777" w:rsidR="00C9435E" w:rsidRDefault="00C9435E" w:rsidP="00DC5591">
      <w:pPr>
        <w:tabs>
          <w:tab w:val="left" w:pos="1280"/>
        </w:tabs>
      </w:pPr>
    </w:p>
    <w:tbl>
      <w:tblPr>
        <w:tblStyle w:val="TableGrid"/>
        <w:tblpPr w:leftFromText="180" w:rightFromText="180" w:vertAnchor="text" w:horzAnchor="margin" w:tblpY="299"/>
        <w:tblW w:w="0" w:type="auto"/>
        <w:tblLook w:val="04A0" w:firstRow="1" w:lastRow="0" w:firstColumn="1" w:lastColumn="0" w:noHBand="0" w:noVBand="1"/>
      </w:tblPr>
      <w:tblGrid>
        <w:gridCol w:w="3685"/>
        <w:gridCol w:w="5331"/>
      </w:tblGrid>
      <w:tr w:rsidR="007A2AD9" w14:paraId="2F7155B1" w14:textId="77777777" w:rsidTr="007A2AD9">
        <w:tc>
          <w:tcPr>
            <w:tcW w:w="9016" w:type="dxa"/>
            <w:gridSpan w:val="2"/>
            <w:shd w:val="clear" w:color="auto" w:fill="DBE5F1" w:themeFill="accent1" w:themeFillTint="33"/>
          </w:tcPr>
          <w:p w14:paraId="204C6FFF" w14:textId="77777777" w:rsidR="007A2AD9" w:rsidRPr="007A2AD9" w:rsidRDefault="007A2AD9" w:rsidP="007A2AD9">
            <w:pPr>
              <w:rPr>
                <w:rFonts w:eastAsia="MS Mincho" w:cs="Times New Roman"/>
                <w:b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bCs/>
                <w:kern w:val="2"/>
                <w:lang w:val="en-US" w:eastAsia="ja-JP"/>
              </w:rPr>
              <w:t>Annexes</w:t>
            </w:r>
          </w:p>
        </w:tc>
      </w:tr>
      <w:tr w:rsidR="007A2AD9" w14:paraId="23B69DC8" w14:textId="77777777" w:rsidTr="007A2AD9">
        <w:tc>
          <w:tcPr>
            <w:tcW w:w="9016" w:type="dxa"/>
            <w:gridSpan w:val="2"/>
          </w:tcPr>
          <w:p w14:paraId="29F128CA" w14:textId="77777777" w:rsidR="007A2AD9" w:rsidRDefault="007A2AD9" w:rsidP="007A2AD9">
            <w:pPr>
              <w:rPr>
                <w:rFonts w:eastAsia="MS Mincho" w:cs="Times New Roman"/>
                <w:b/>
                <w:bCs/>
                <w:kern w:val="2"/>
                <w:lang w:val="en-US" w:eastAsia="ja-JP"/>
              </w:rPr>
            </w:pPr>
            <w:r>
              <w:rPr>
                <w:rFonts w:eastAsia="MS Mincho" w:cs="Times New Roman"/>
                <w:b/>
                <w:bCs/>
                <w:kern w:val="2"/>
                <w:lang w:val="en-US" w:eastAsia="ja-JP"/>
              </w:rPr>
              <w:t xml:space="preserve">Please annex </w:t>
            </w:r>
            <w:r w:rsidR="00DC5591">
              <w:rPr>
                <w:rFonts w:eastAsia="MS Mincho" w:cs="Times New Roman"/>
                <w:b/>
                <w:bCs/>
                <w:kern w:val="2"/>
                <w:lang w:val="en-US" w:eastAsia="ja-JP"/>
              </w:rPr>
              <w:t xml:space="preserve">each of </w:t>
            </w:r>
            <w:r>
              <w:rPr>
                <w:rFonts w:eastAsia="MS Mincho" w:cs="Times New Roman"/>
                <w:b/>
                <w:bCs/>
                <w:kern w:val="2"/>
                <w:lang w:val="en-US" w:eastAsia="ja-JP"/>
              </w:rPr>
              <w:t xml:space="preserve">the following </w:t>
            </w:r>
            <w:r w:rsidR="00DC5591">
              <w:rPr>
                <w:rFonts w:eastAsia="MS Mincho" w:cs="Times New Roman"/>
                <w:b/>
                <w:bCs/>
                <w:kern w:val="2"/>
                <w:lang w:val="en-US" w:eastAsia="ja-JP"/>
              </w:rPr>
              <w:t xml:space="preserve">for </w:t>
            </w:r>
            <w:r w:rsidR="00DC5591" w:rsidRPr="00DC5591">
              <w:rPr>
                <w:rFonts w:eastAsia="MS Mincho" w:cs="Times New Roman"/>
                <w:b/>
                <w:bCs/>
                <w:kern w:val="2"/>
                <w:u w:val="single"/>
                <w:lang w:val="en-US" w:eastAsia="ja-JP"/>
              </w:rPr>
              <w:t>RPTC-funded activities</w:t>
            </w:r>
            <w:r w:rsidR="00DC5591">
              <w:rPr>
                <w:rFonts w:eastAsia="MS Mincho" w:cs="Times New Roman"/>
                <w:b/>
                <w:bCs/>
                <w:kern w:val="2"/>
                <w:u w:val="single"/>
                <w:lang w:val="en-US" w:eastAsia="ja-JP"/>
              </w:rPr>
              <w:t xml:space="preserve"> </w:t>
            </w:r>
            <w:r>
              <w:rPr>
                <w:rFonts w:eastAsia="MS Mincho" w:cs="Times New Roman"/>
                <w:b/>
                <w:bCs/>
                <w:kern w:val="2"/>
                <w:lang w:val="en-US" w:eastAsia="ja-JP"/>
              </w:rPr>
              <w:t>when applicable:</w:t>
            </w:r>
          </w:p>
        </w:tc>
      </w:tr>
      <w:tr w:rsidR="007A2AD9" w14:paraId="1BCE8E2B" w14:textId="77777777" w:rsidTr="005172AB">
        <w:tc>
          <w:tcPr>
            <w:tcW w:w="3685" w:type="dxa"/>
          </w:tcPr>
          <w:p w14:paraId="2FCFD7AD" w14:textId="77777777" w:rsidR="007A2AD9" w:rsidRPr="007A2AD9" w:rsidRDefault="007A2AD9" w:rsidP="005950AB">
            <w:pPr>
              <w:rPr>
                <w:rFonts w:eastAsia="MS Mincho" w:cs="Times New Roman"/>
                <w:kern w:val="2"/>
                <w:lang w:val="en-US" w:eastAsia="ja-JP"/>
              </w:rPr>
            </w:pPr>
            <w:r>
              <w:rPr>
                <w:rFonts w:eastAsia="MS Mincho" w:cs="Times New Roman"/>
                <w:kern w:val="2"/>
                <w:lang w:val="en-US" w:eastAsia="ja-JP"/>
              </w:rPr>
              <w:t>For all activities with specific beneficiaries or participants</w:t>
            </w:r>
          </w:p>
        </w:tc>
        <w:tc>
          <w:tcPr>
            <w:tcW w:w="5331" w:type="dxa"/>
          </w:tcPr>
          <w:p w14:paraId="5391CF67" w14:textId="77777777" w:rsidR="007A2AD9" w:rsidRPr="007A2AD9" w:rsidRDefault="007A2AD9" w:rsidP="005950AB">
            <w:pPr>
              <w:rPr>
                <w:rFonts w:eastAsia="MS Mincho" w:cs="Times New Roman"/>
                <w:kern w:val="2"/>
                <w:lang w:val="en-US" w:eastAsia="ja-JP"/>
              </w:rPr>
            </w:pPr>
            <w:r>
              <w:rPr>
                <w:rFonts w:eastAsia="MS Mincho" w:cs="Times New Roman"/>
                <w:kern w:val="2"/>
                <w:lang w:val="en-US" w:eastAsia="ja-JP"/>
              </w:rPr>
              <w:t xml:space="preserve">List of participants or beneficiaries, for each </w:t>
            </w:r>
            <w:r w:rsidR="005172AB">
              <w:rPr>
                <w:rFonts w:eastAsia="MS Mincho" w:cs="Times New Roman"/>
                <w:kern w:val="2"/>
                <w:lang w:val="en-US" w:eastAsia="ja-JP"/>
              </w:rPr>
              <w:t>indicatin</w:t>
            </w:r>
            <w:r>
              <w:rPr>
                <w:rFonts w:eastAsia="MS Mincho" w:cs="Times New Roman"/>
                <w:kern w:val="2"/>
                <w:lang w:val="en-US" w:eastAsia="ja-JP"/>
              </w:rPr>
              <w:t>g gender, country of origin and type of organization (e.g., Government, international organization, private sector, civil society)</w:t>
            </w:r>
          </w:p>
        </w:tc>
      </w:tr>
      <w:tr w:rsidR="00C9435E" w14:paraId="48EE195A" w14:textId="77777777" w:rsidTr="005172AB">
        <w:tc>
          <w:tcPr>
            <w:tcW w:w="3685" w:type="dxa"/>
          </w:tcPr>
          <w:p w14:paraId="5E30C2BD" w14:textId="77777777" w:rsidR="00C9435E" w:rsidRDefault="00C9435E" w:rsidP="005950AB">
            <w:pPr>
              <w:rPr>
                <w:rFonts w:eastAsia="MS Mincho" w:cs="Times New Roman"/>
                <w:kern w:val="2"/>
                <w:lang w:val="en-US" w:eastAsia="ja-JP"/>
              </w:rPr>
            </w:pPr>
            <w:r>
              <w:rPr>
                <w:rFonts w:eastAsia="MS Mincho" w:cs="Times New Roman"/>
                <w:kern w:val="2"/>
                <w:lang w:val="en-US" w:eastAsia="ja-JP"/>
              </w:rPr>
              <w:t>For workshops</w:t>
            </w:r>
          </w:p>
        </w:tc>
        <w:tc>
          <w:tcPr>
            <w:tcW w:w="5331" w:type="dxa"/>
          </w:tcPr>
          <w:p w14:paraId="0FABB291" w14:textId="77777777" w:rsidR="00C9435E" w:rsidRDefault="00C9435E" w:rsidP="005950AB">
            <w:pPr>
              <w:rPr>
                <w:rFonts w:eastAsia="MS Mincho" w:cs="Times New Roman"/>
                <w:kern w:val="2"/>
                <w:lang w:val="en-US" w:eastAsia="ja-JP"/>
              </w:rPr>
            </w:pPr>
            <w:r>
              <w:rPr>
                <w:rFonts w:eastAsia="MS Mincho" w:cs="Times New Roman"/>
                <w:kern w:val="2"/>
                <w:lang w:val="en-US" w:eastAsia="ja-JP"/>
              </w:rPr>
              <w:t>Consolidated results of the feedback questionnaire</w:t>
            </w:r>
          </w:p>
        </w:tc>
      </w:tr>
      <w:tr w:rsidR="00DC66CB" w14:paraId="369C2FAF" w14:textId="77777777" w:rsidTr="005172AB">
        <w:tc>
          <w:tcPr>
            <w:tcW w:w="3685" w:type="dxa"/>
          </w:tcPr>
          <w:p w14:paraId="714F5FC5" w14:textId="77777777" w:rsidR="00DC66CB" w:rsidRDefault="00DC66CB" w:rsidP="005950AB">
            <w:pPr>
              <w:rPr>
                <w:rFonts w:eastAsia="MS Mincho" w:cs="Times New Roman"/>
                <w:kern w:val="2"/>
                <w:lang w:val="en-US" w:eastAsia="ja-JP"/>
              </w:rPr>
            </w:pPr>
            <w:r>
              <w:rPr>
                <w:rFonts w:eastAsia="MS Mincho" w:cs="Times New Roman"/>
                <w:kern w:val="2"/>
                <w:lang w:val="en-US" w:eastAsia="ja-JP"/>
              </w:rPr>
              <w:t>For activities developing reports or publications</w:t>
            </w:r>
          </w:p>
        </w:tc>
        <w:tc>
          <w:tcPr>
            <w:tcW w:w="5331" w:type="dxa"/>
          </w:tcPr>
          <w:p w14:paraId="0D19ECC0" w14:textId="77777777" w:rsidR="00DC66CB" w:rsidRDefault="00DC66CB" w:rsidP="005950AB">
            <w:pPr>
              <w:rPr>
                <w:rFonts w:eastAsia="MS Mincho" w:cs="Times New Roman"/>
                <w:kern w:val="2"/>
                <w:lang w:val="en-US" w:eastAsia="ja-JP"/>
              </w:rPr>
            </w:pPr>
            <w:r>
              <w:rPr>
                <w:rFonts w:eastAsia="MS Mincho" w:cs="Times New Roman"/>
                <w:kern w:val="2"/>
                <w:lang w:val="en-US" w:eastAsia="ja-JP"/>
              </w:rPr>
              <w:t xml:space="preserve">A </w:t>
            </w:r>
            <w:r w:rsidR="00DC5591">
              <w:rPr>
                <w:rFonts w:eastAsia="MS Mincho" w:cs="Times New Roman"/>
                <w:kern w:val="2"/>
                <w:lang w:val="en-US" w:eastAsia="ja-JP"/>
              </w:rPr>
              <w:t>link to</w:t>
            </w:r>
            <w:r>
              <w:rPr>
                <w:rFonts w:eastAsia="MS Mincho" w:cs="Times New Roman"/>
                <w:kern w:val="2"/>
                <w:lang w:val="en-US" w:eastAsia="ja-JP"/>
              </w:rPr>
              <w:t xml:space="preserve"> the report or publication</w:t>
            </w:r>
          </w:p>
        </w:tc>
      </w:tr>
      <w:tr w:rsidR="00F17B5D" w14:paraId="138E66BB" w14:textId="77777777" w:rsidTr="005172AB">
        <w:tc>
          <w:tcPr>
            <w:tcW w:w="3685" w:type="dxa"/>
          </w:tcPr>
          <w:p w14:paraId="20DE0D51" w14:textId="77777777" w:rsidR="00F17B5D" w:rsidRDefault="005950AB" w:rsidP="005950AB">
            <w:pPr>
              <w:rPr>
                <w:rFonts w:eastAsia="MS Mincho" w:cs="Times New Roman"/>
                <w:kern w:val="2"/>
                <w:lang w:val="en-US" w:eastAsia="ja-JP"/>
              </w:rPr>
            </w:pPr>
            <w:r>
              <w:rPr>
                <w:rFonts w:eastAsia="MS Mincho" w:cs="Times New Roman"/>
                <w:kern w:val="2"/>
                <w:lang w:val="en-US" w:eastAsia="ja-JP"/>
              </w:rPr>
              <w:t>For all categories of activity when available</w:t>
            </w:r>
          </w:p>
        </w:tc>
        <w:tc>
          <w:tcPr>
            <w:tcW w:w="5331" w:type="dxa"/>
          </w:tcPr>
          <w:p w14:paraId="01B18D82" w14:textId="77777777" w:rsidR="00F17B5D" w:rsidRDefault="005950AB" w:rsidP="005950AB">
            <w:pPr>
              <w:rPr>
                <w:rFonts w:eastAsia="MS Mincho" w:cs="Times New Roman"/>
                <w:kern w:val="2"/>
                <w:lang w:val="en-US" w:eastAsia="ja-JP"/>
              </w:rPr>
            </w:pPr>
            <w:r>
              <w:rPr>
                <w:rFonts w:eastAsia="MS Mincho" w:cs="Times New Roman"/>
                <w:kern w:val="2"/>
                <w:lang w:val="en-US" w:eastAsia="ja-JP"/>
              </w:rPr>
              <w:t>Outreach material, press coverage or photos</w:t>
            </w:r>
          </w:p>
        </w:tc>
      </w:tr>
    </w:tbl>
    <w:p w14:paraId="5907D7BF" w14:textId="77777777" w:rsidR="001A2108" w:rsidRDefault="001A2108">
      <w:pPr>
        <w:rPr>
          <w:rFonts w:eastAsia="MS Mincho" w:cs="Times New Roman"/>
          <w:kern w:val="2"/>
          <w:lang w:val="en-US" w:eastAsia="ja-JP"/>
        </w:rPr>
      </w:pPr>
    </w:p>
    <w:p w14:paraId="1CEC93A1" w14:textId="77777777" w:rsidR="00C87659" w:rsidRDefault="00C87659">
      <w:pPr>
        <w:rPr>
          <w:rFonts w:eastAsia="MS Mincho" w:cs="Times New Roman"/>
          <w:kern w:val="2"/>
          <w:lang w:val="en-US" w:eastAsia="ja-J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2108" w:rsidRPr="0044140D" w14:paraId="4998D4C7" w14:textId="77777777" w:rsidTr="00C87659">
        <w:tc>
          <w:tcPr>
            <w:tcW w:w="2500" w:type="pct"/>
            <w:shd w:val="clear" w:color="auto" w:fill="DBE5F1" w:themeFill="accent1" w:themeFillTint="33"/>
          </w:tcPr>
          <w:p w14:paraId="3AE847C7" w14:textId="77777777" w:rsidR="001A2108" w:rsidRPr="00A96120" w:rsidRDefault="001A2108" w:rsidP="00B55451">
            <w:pPr>
              <w:jc w:val="center"/>
              <w:rPr>
                <w:b/>
              </w:rPr>
            </w:pPr>
            <w:r w:rsidRPr="00A96120">
              <w:rPr>
                <w:b/>
              </w:rPr>
              <w:t>Signature and date:</w:t>
            </w:r>
          </w:p>
          <w:p w14:paraId="7C167149" w14:textId="77777777" w:rsidR="001A2108" w:rsidRPr="00214237" w:rsidRDefault="001A2108" w:rsidP="00B55451">
            <w:pPr>
              <w:jc w:val="center"/>
              <w:rPr>
                <w:i/>
                <w:iCs/>
                <w:color w:val="0070C0"/>
              </w:rPr>
            </w:pPr>
            <w:r w:rsidRPr="00214237">
              <w:rPr>
                <w:i/>
                <w:iCs/>
                <w:color w:val="0070C0"/>
              </w:rPr>
              <w:t>Name</w:t>
            </w:r>
            <w:r>
              <w:rPr>
                <w:i/>
                <w:iCs/>
                <w:color w:val="0070C0"/>
              </w:rPr>
              <w:t xml:space="preserve">, </w:t>
            </w:r>
            <w:r w:rsidRPr="00214237">
              <w:rPr>
                <w:i/>
                <w:iCs/>
                <w:color w:val="0070C0"/>
              </w:rPr>
              <w:t>Director</w:t>
            </w:r>
          </w:p>
          <w:p w14:paraId="0404EF1D" w14:textId="77777777" w:rsidR="001A2108" w:rsidRPr="00A96120" w:rsidRDefault="001A2108" w:rsidP="00B55451">
            <w:pPr>
              <w:jc w:val="center"/>
              <w:rPr>
                <w:b/>
              </w:rPr>
            </w:pPr>
            <w:r w:rsidRPr="00214237">
              <w:rPr>
                <w:i/>
                <w:iCs/>
                <w:color w:val="0070C0"/>
              </w:rPr>
              <w:t>Division</w:t>
            </w:r>
          </w:p>
        </w:tc>
        <w:tc>
          <w:tcPr>
            <w:tcW w:w="2500" w:type="pct"/>
            <w:shd w:val="clear" w:color="auto" w:fill="DBE5F1" w:themeFill="accent1" w:themeFillTint="33"/>
          </w:tcPr>
          <w:p w14:paraId="4C55ED19" w14:textId="77777777" w:rsidR="001A2108" w:rsidRPr="00A96120" w:rsidRDefault="001A2108" w:rsidP="00B55451">
            <w:pPr>
              <w:jc w:val="center"/>
              <w:rPr>
                <w:b/>
              </w:rPr>
            </w:pPr>
            <w:r w:rsidRPr="00A96120">
              <w:rPr>
                <w:b/>
              </w:rPr>
              <w:t>Signature and date:</w:t>
            </w:r>
          </w:p>
          <w:p w14:paraId="1775AF74" w14:textId="77777777" w:rsidR="001A2108" w:rsidRPr="00214237" w:rsidRDefault="001A2108" w:rsidP="00B55451">
            <w:pPr>
              <w:jc w:val="center"/>
              <w:rPr>
                <w:i/>
                <w:iCs/>
                <w:color w:val="0070C0"/>
              </w:rPr>
            </w:pPr>
            <w:r w:rsidRPr="00214237">
              <w:rPr>
                <w:i/>
                <w:iCs/>
                <w:color w:val="0070C0"/>
              </w:rPr>
              <w:t>Name</w:t>
            </w:r>
            <w:r>
              <w:rPr>
                <w:i/>
                <w:iCs/>
                <w:color w:val="0070C0"/>
              </w:rPr>
              <w:t xml:space="preserve">, </w:t>
            </w:r>
            <w:r w:rsidRPr="00214237">
              <w:rPr>
                <w:i/>
                <w:iCs/>
                <w:color w:val="0070C0"/>
              </w:rPr>
              <w:t>Head</w:t>
            </w:r>
          </w:p>
          <w:p w14:paraId="18D8A0AD" w14:textId="77777777" w:rsidR="001A2108" w:rsidRPr="00A96120" w:rsidRDefault="001A2108" w:rsidP="00B55451">
            <w:pPr>
              <w:jc w:val="center"/>
              <w:rPr>
                <w:b/>
              </w:rPr>
            </w:pPr>
            <w:r w:rsidRPr="00214237">
              <w:rPr>
                <w:i/>
                <w:iCs/>
                <w:color w:val="0070C0"/>
              </w:rPr>
              <w:t>Capacity Development Programme Management Office</w:t>
            </w:r>
          </w:p>
        </w:tc>
      </w:tr>
      <w:tr w:rsidR="001A2108" w:rsidRPr="0044140D" w14:paraId="09345C95" w14:textId="77777777" w:rsidTr="00C87659">
        <w:sdt>
          <w:sdtPr>
            <w:rPr>
              <w:b/>
            </w:rPr>
            <w:alias w:val="director"/>
            <w:tag w:val="director"/>
            <w:id w:val="2002844266"/>
            <w:placeholder>
              <w:docPart w:val="DBA31EF3FD594EE2ACE896BF6A74BE13"/>
            </w:placeholder>
            <w:showingPlcHdr/>
            <w:text/>
          </w:sdtPr>
          <w:sdtContent>
            <w:tc>
              <w:tcPr>
                <w:tcW w:w="2500" w:type="pct"/>
              </w:tcPr>
              <w:p w14:paraId="0727BE86" w14:textId="77777777" w:rsidR="001A2108" w:rsidRPr="00A96120" w:rsidRDefault="00A17E4F" w:rsidP="00B55451">
                <w:pPr>
                  <w:jc w:val="center"/>
                  <w:rPr>
                    <w:b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  <w:sdt>
          <w:sdtPr>
            <w:rPr>
              <w:b/>
            </w:rPr>
            <w:alias w:val="CDPMOChief"/>
            <w:tag w:val="CDPMOChief"/>
            <w:id w:val="745233343"/>
            <w:placeholder>
              <w:docPart w:val="DBA31EF3FD594EE2ACE896BF6A74BE13"/>
            </w:placeholder>
            <w:showingPlcHdr/>
            <w:text/>
          </w:sdtPr>
          <w:sdtContent>
            <w:tc>
              <w:tcPr>
                <w:tcW w:w="2500" w:type="pct"/>
              </w:tcPr>
              <w:p w14:paraId="1AC4C132" w14:textId="77777777" w:rsidR="001A2108" w:rsidRPr="00A96120" w:rsidRDefault="009669C6" w:rsidP="00B55451">
                <w:pPr>
                  <w:jc w:val="center"/>
                  <w:rPr>
                    <w:b/>
                  </w:rPr>
                </w:pPr>
                <w:r w:rsidRPr="00A17E4F">
                  <w:rPr>
                    <w:rStyle w:val="PlaceholderText"/>
                    <w:rFonts w:ascii="Aptos" w:hAnsi="Aptos"/>
                    <w:color w:val="000000"/>
                    <w:sz w:val="24"/>
                    <w:shd w:val="clear" w:color="auto" w:fill="DCDCDC"/>
                  </w:rPr>
                  <w:t>Click or tap here to enter text.</w:t>
                </w:r>
              </w:p>
            </w:tc>
          </w:sdtContent>
        </w:sdt>
      </w:tr>
    </w:tbl>
    <w:p w14:paraId="38D06332" w14:textId="77777777" w:rsidR="007C5CC1" w:rsidRPr="001A2108" w:rsidRDefault="007C5CC1">
      <w:pPr>
        <w:rPr>
          <w:rFonts w:eastAsia="MS Mincho" w:cs="Times New Roman"/>
          <w:kern w:val="2"/>
          <w:lang w:eastAsia="ja-JP"/>
        </w:rPr>
      </w:pPr>
    </w:p>
    <w:sectPr w:rsidR="007C5CC1" w:rsidRPr="001A2108"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69B3A" w14:textId="77777777" w:rsidR="000D5D28" w:rsidRDefault="000D5D28">
      <w:pPr>
        <w:spacing w:after="0" w:line="240" w:lineRule="auto"/>
      </w:pPr>
      <w:r>
        <w:separator/>
      </w:r>
    </w:p>
  </w:endnote>
  <w:endnote w:type="continuationSeparator" w:id="0">
    <w:p w14:paraId="390FD9DA" w14:textId="77777777" w:rsidR="000D5D28" w:rsidRDefault="000D5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94805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524712" w14:textId="77777777" w:rsidR="007A2AD9" w:rsidRDefault="007A2A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7D4685" w14:textId="77777777" w:rsidR="00541DF1" w:rsidRDefault="00541DF1" w:rsidP="003D612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8A237" w14:textId="77777777" w:rsidR="000D5D28" w:rsidRDefault="000D5D28">
      <w:pPr>
        <w:spacing w:after="0" w:line="240" w:lineRule="auto"/>
      </w:pPr>
      <w:r>
        <w:separator/>
      </w:r>
    </w:p>
  </w:footnote>
  <w:footnote w:type="continuationSeparator" w:id="0">
    <w:p w14:paraId="3853EEA5" w14:textId="77777777" w:rsidR="000D5D28" w:rsidRDefault="000D5D28">
      <w:pPr>
        <w:spacing w:after="0" w:line="240" w:lineRule="auto"/>
      </w:pPr>
      <w:r>
        <w:continuationSeparator/>
      </w:r>
    </w:p>
  </w:footnote>
  <w:footnote w:id="1">
    <w:p w14:paraId="1EC43AE0" w14:textId="77777777" w:rsidR="008B57E6" w:rsidRPr="00216AA8" w:rsidRDefault="008B57E6">
      <w:pPr>
        <w:pStyle w:val="FootnoteText"/>
        <w:rPr>
          <w:u w:val="single"/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See capacity development requests log at </w:t>
      </w:r>
      <w:hyperlink r:id="rId1" w:history="1">
        <w:r w:rsidRPr="00AC75FF">
          <w:rPr>
            <w:rStyle w:val="Hyperlink"/>
            <w:lang w:val="en-US"/>
          </w:rPr>
          <w:t>www.un.org/development/desa/cdpmo/user/login</w:t>
        </w:r>
      </w:hyperlink>
      <w:r>
        <w:rPr>
          <w:u w:val="single"/>
          <w:lang w:val="en-US"/>
        </w:rPr>
        <w:t xml:space="preserve"> </w:t>
      </w:r>
    </w:p>
  </w:footnote>
  <w:footnote w:id="2">
    <w:p w14:paraId="691361DD" w14:textId="77777777" w:rsidR="009F7A39" w:rsidRPr="009F7A39" w:rsidRDefault="009F7A3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53244A">
        <w:rPr>
          <w:lang w:val="en-US"/>
        </w:rPr>
        <w:t xml:space="preserve">small island developing States (SIDS), list at </w:t>
      </w:r>
      <w:hyperlink r:id="rId2" w:history="1">
        <w:r w:rsidR="00C50B26" w:rsidRPr="00A20FFA">
          <w:rPr>
            <w:rStyle w:val="Hyperlink"/>
            <w:lang w:val="en-US"/>
          </w:rPr>
          <w:t>www.un.org/ohrlls/content/list-sids</w:t>
        </w:r>
      </w:hyperlink>
      <w:r w:rsidR="00C50B26">
        <w:rPr>
          <w:u w:val="single"/>
          <w:lang w:val="en-US"/>
        </w:rPr>
        <w:t xml:space="preserve"> </w:t>
      </w:r>
    </w:p>
  </w:footnote>
  <w:footnote w:id="3">
    <w:p w14:paraId="279E47DC" w14:textId="77777777" w:rsidR="009F7A39" w:rsidRPr="009F7A39" w:rsidRDefault="009F7A3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least developed countries</w:t>
      </w:r>
      <w:r w:rsidR="0053244A">
        <w:rPr>
          <w:lang w:val="en-US"/>
        </w:rPr>
        <w:t xml:space="preserve"> (LDCs), list at </w:t>
      </w:r>
      <w:hyperlink r:id="rId3" w:history="1">
        <w:r w:rsidR="00C50B26" w:rsidRPr="00A20FFA">
          <w:rPr>
            <w:rStyle w:val="Hyperlink"/>
            <w:lang w:val="en-US"/>
          </w:rPr>
          <w:t>www.un.org/ohrlls/content/list-ldcs</w:t>
        </w:r>
      </w:hyperlink>
      <w:r w:rsidR="00C50B26">
        <w:rPr>
          <w:u w:val="single"/>
          <w:lang w:val="en-US"/>
        </w:rPr>
        <w:t xml:space="preserve"> </w:t>
      </w:r>
    </w:p>
  </w:footnote>
  <w:footnote w:id="4">
    <w:p w14:paraId="7E377DF6" w14:textId="77777777" w:rsidR="009F7A39" w:rsidRPr="009F7A39" w:rsidRDefault="009F7A3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landlocked developing countries</w:t>
      </w:r>
      <w:r w:rsidR="0053244A">
        <w:rPr>
          <w:lang w:val="en-US"/>
        </w:rPr>
        <w:t xml:space="preserve"> (LLDCs), list at </w:t>
      </w:r>
      <w:hyperlink r:id="rId4" w:history="1">
        <w:r w:rsidR="00C50B26" w:rsidRPr="00A20FFA">
          <w:rPr>
            <w:rStyle w:val="Hyperlink"/>
            <w:lang w:val="en-US"/>
          </w:rPr>
          <w:t>www.un.org/ohrlls/content/list-lldcs</w:t>
        </w:r>
      </w:hyperlink>
      <w:r w:rsidR="00C50B26">
        <w:rPr>
          <w:u w:val="single"/>
          <w:lang w:val="en-US"/>
        </w:rPr>
        <w:t xml:space="preserve"> </w:t>
      </w:r>
    </w:p>
  </w:footnote>
  <w:footnote w:id="5">
    <w:p w14:paraId="31E84BAA" w14:textId="77777777" w:rsidR="000E4D98" w:rsidRPr="000E4D98" w:rsidRDefault="000E4D9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The 11 Implementing Entities (IEs) for RPTC include DESA, the five Regional Commissions,</w:t>
      </w:r>
      <w:r w:rsidR="005172AB">
        <w:rPr>
          <w:lang w:val="en-US"/>
        </w:rPr>
        <w:t xml:space="preserve"> the UN Conference on Trade and Development (</w:t>
      </w:r>
      <w:r>
        <w:rPr>
          <w:lang w:val="en-US"/>
        </w:rPr>
        <w:t>UNCTAD</w:t>
      </w:r>
      <w:r w:rsidR="005172AB">
        <w:rPr>
          <w:lang w:val="en-US"/>
        </w:rPr>
        <w:t>)</w:t>
      </w:r>
      <w:r>
        <w:rPr>
          <w:lang w:val="en-US"/>
        </w:rPr>
        <w:t xml:space="preserve">, UN-Habitat, </w:t>
      </w:r>
      <w:r w:rsidR="005172AB">
        <w:rPr>
          <w:lang w:val="en-US"/>
        </w:rPr>
        <w:t xml:space="preserve">the </w:t>
      </w:r>
      <w:r>
        <w:rPr>
          <w:lang w:val="en-US"/>
        </w:rPr>
        <w:t>UN</w:t>
      </w:r>
      <w:r w:rsidR="005172AB">
        <w:rPr>
          <w:lang w:val="en-US"/>
        </w:rPr>
        <w:t xml:space="preserve"> Office on Drugs and Crime (UN</w:t>
      </w:r>
      <w:r>
        <w:rPr>
          <w:lang w:val="en-US"/>
        </w:rPr>
        <w:t>ODC</w:t>
      </w:r>
      <w:r w:rsidR="005172AB">
        <w:rPr>
          <w:lang w:val="en-US"/>
        </w:rPr>
        <w:t>)</w:t>
      </w:r>
      <w:r>
        <w:rPr>
          <w:lang w:val="en-US"/>
        </w:rPr>
        <w:t xml:space="preserve">, </w:t>
      </w:r>
      <w:r w:rsidR="005172AB">
        <w:rPr>
          <w:lang w:val="en-US"/>
        </w:rPr>
        <w:t>the Office for the Coordination of Humanitarian Affairs (</w:t>
      </w:r>
      <w:r>
        <w:rPr>
          <w:lang w:val="en-US"/>
        </w:rPr>
        <w:t>OCHA</w:t>
      </w:r>
      <w:r w:rsidR="005172AB">
        <w:rPr>
          <w:lang w:val="en-US"/>
        </w:rPr>
        <w:t>)</w:t>
      </w:r>
      <w:r>
        <w:rPr>
          <w:lang w:val="en-US"/>
        </w:rPr>
        <w:t xml:space="preserve"> and </w:t>
      </w:r>
      <w:r w:rsidR="005172AB">
        <w:rPr>
          <w:lang w:val="en-US"/>
        </w:rPr>
        <w:t>the Office of the High Commissioner for Human Rights (</w:t>
      </w:r>
      <w:r>
        <w:rPr>
          <w:lang w:val="en-US"/>
        </w:rPr>
        <w:t>OHCHR</w:t>
      </w:r>
      <w:r w:rsidR="005172AB">
        <w:rPr>
          <w:lang w:val="en-US"/>
        </w:rPr>
        <w:t>)</w:t>
      </w:r>
      <w:r>
        <w:rPr>
          <w:lang w:val="en-US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AF9"/>
    <w:multiLevelType w:val="hybridMultilevel"/>
    <w:tmpl w:val="C8F877A6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E422BE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8194C"/>
    <w:multiLevelType w:val="hybridMultilevel"/>
    <w:tmpl w:val="6358BCA4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DF8FBD6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E26F0"/>
    <w:multiLevelType w:val="hybridMultilevel"/>
    <w:tmpl w:val="0D8ACC50"/>
    <w:lvl w:ilvl="0" w:tplc="DE422BE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BC49D2"/>
    <w:multiLevelType w:val="hybridMultilevel"/>
    <w:tmpl w:val="8D7666AE"/>
    <w:lvl w:ilvl="0" w:tplc="DE422BE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F347C71"/>
    <w:multiLevelType w:val="hybridMultilevel"/>
    <w:tmpl w:val="44F61028"/>
    <w:lvl w:ilvl="0" w:tplc="DE422BE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911AC"/>
    <w:multiLevelType w:val="hybridMultilevel"/>
    <w:tmpl w:val="539C0E12"/>
    <w:lvl w:ilvl="0" w:tplc="DE422BE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95172C"/>
    <w:multiLevelType w:val="hybridMultilevel"/>
    <w:tmpl w:val="6EB0F5F0"/>
    <w:lvl w:ilvl="0" w:tplc="DE422BE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DB92ABD"/>
    <w:multiLevelType w:val="hybridMultilevel"/>
    <w:tmpl w:val="AF1C4C56"/>
    <w:lvl w:ilvl="0" w:tplc="DE422BE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F91052"/>
    <w:multiLevelType w:val="hybridMultilevel"/>
    <w:tmpl w:val="B36A8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263BD"/>
    <w:multiLevelType w:val="hybridMultilevel"/>
    <w:tmpl w:val="3604B248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E422BE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350D36"/>
    <w:multiLevelType w:val="hybridMultilevel"/>
    <w:tmpl w:val="238E5F80"/>
    <w:lvl w:ilvl="0" w:tplc="DE422BE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E649C7"/>
    <w:multiLevelType w:val="hybridMultilevel"/>
    <w:tmpl w:val="4A00573A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422BE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color w:val="auto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25F97"/>
    <w:multiLevelType w:val="hybridMultilevel"/>
    <w:tmpl w:val="4D867888"/>
    <w:lvl w:ilvl="0" w:tplc="8DF8FBD6">
      <w:start w:val="1"/>
      <w:numFmt w:val="bullet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1" w:tplc="DE422BE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8DF8FBD6">
      <w:start w:val="1"/>
      <w:numFmt w:val="bullet"/>
      <w:lvlText w:val="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CF2CE7"/>
    <w:multiLevelType w:val="hybridMultilevel"/>
    <w:tmpl w:val="95B6D1A4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422BE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color w:val="auto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26408350">
    <w:abstractNumId w:val="13"/>
  </w:num>
  <w:num w:numId="2" w16cid:durableId="1670327894">
    <w:abstractNumId w:val="5"/>
  </w:num>
  <w:num w:numId="3" w16cid:durableId="1838224422">
    <w:abstractNumId w:val="2"/>
  </w:num>
  <w:num w:numId="4" w16cid:durableId="935527466">
    <w:abstractNumId w:val="7"/>
  </w:num>
  <w:num w:numId="5" w16cid:durableId="1551965473">
    <w:abstractNumId w:val="9"/>
  </w:num>
  <w:num w:numId="6" w16cid:durableId="1549296431">
    <w:abstractNumId w:val="0"/>
  </w:num>
  <w:num w:numId="7" w16cid:durableId="2145081939">
    <w:abstractNumId w:val="10"/>
  </w:num>
  <w:num w:numId="8" w16cid:durableId="220412918">
    <w:abstractNumId w:val="4"/>
  </w:num>
  <w:num w:numId="9" w16cid:durableId="705443970">
    <w:abstractNumId w:val="11"/>
  </w:num>
  <w:num w:numId="10" w16cid:durableId="402458951">
    <w:abstractNumId w:val="6"/>
  </w:num>
  <w:num w:numId="11" w16cid:durableId="1235238083">
    <w:abstractNumId w:val="3"/>
  </w:num>
  <w:num w:numId="12" w16cid:durableId="691339729">
    <w:abstractNumId w:val="1"/>
  </w:num>
  <w:num w:numId="13" w16cid:durableId="715661743">
    <w:abstractNumId w:val="12"/>
  </w:num>
  <w:num w:numId="14" w16cid:durableId="136363110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na Brandt">
    <w15:presenceInfo w15:providerId="AD" w15:userId="S::brandtn@un.org::5422fd2a-d805-40cd-af38-c8bb79f294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53"/>
    <w:rsid w:val="00015262"/>
    <w:rsid w:val="00021F1D"/>
    <w:rsid w:val="00035EF8"/>
    <w:rsid w:val="00036E85"/>
    <w:rsid w:val="000430FE"/>
    <w:rsid w:val="00050C55"/>
    <w:rsid w:val="00051010"/>
    <w:rsid w:val="00054A80"/>
    <w:rsid w:val="00061F07"/>
    <w:rsid w:val="00065CBB"/>
    <w:rsid w:val="000815E3"/>
    <w:rsid w:val="0008180F"/>
    <w:rsid w:val="00081C37"/>
    <w:rsid w:val="00093000"/>
    <w:rsid w:val="000959C8"/>
    <w:rsid w:val="000A648E"/>
    <w:rsid w:val="000B163F"/>
    <w:rsid w:val="000B18EB"/>
    <w:rsid w:val="000C0E59"/>
    <w:rsid w:val="000C6271"/>
    <w:rsid w:val="000C64FD"/>
    <w:rsid w:val="000D3E88"/>
    <w:rsid w:val="000D5D28"/>
    <w:rsid w:val="000E4D98"/>
    <w:rsid w:val="000F2248"/>
    <w:rsid w:val="000F4D51"/>
    <w:rsid w:val="000F7E9D"/>
    <w:rsid w:val="000F7E9F"/>
    <w:rsid w:val="0010158B"/>
    <w:rsid w:val="00102F25"/>
    <w:rsid w:val="00125E14"/>
    <w:rsid w:val="00126583"/>
    <w:rsid w:val="001324F6"/>
    <w:rsid w:val="0015304F"/>
    <w:rsid w:val="00161711"/>
    <w:rsid w:val="001620A1"/>
    <w:rsid w:val="0017147C"/>
    <w:rsid w:val="0017149E"/>
    <w:rsid w:val="00181490"/>
    <w:rsid w:val="0018410B"/>
    <w:rsid w:val="00195887"/>
    <w:rsid w:val="001A2108"/>
    <w:rsid w:val="001B43A6"/>
    <w:rsid w:val="001C0057"/>
    <w:rsid w:val="001C0FC6"/>
    <w:rsid w:val="001F246D"/>
    <w:rsid w:val="002018AB"/>
    <w:rsid w:val="002123E0"/>
    <w:rsid w:val="0021442B"/>
    <w:rsid w:val="00214AD0"/>
    <w:rsid w:val="00216645"/>
    <w:rsid w:val="00216A4E"/>
    <w:rsid w:val="00216AA8"/>
    <w:rsid w:val="00263965"/>
    <w:rsid w:val="00263F80"/>
    <w:rsid w:val="002702E2"/>
    <w:rsid w:val="002830DE"/>
    <w:rsid w:val="00285A38"/>
    <w:rsid w:val="002A4869"/>
    <w:rsid w:val="002B0F55"/>
    <w:rsid w:val="002D2A4E"/>
    <w:rsid w:val="002D2D70"/>
    <w:rsid w:val="002D40C5"/>
    <w:rsid w:val="002D533C"/>
    <w:rsid w:val="002E19D5"/>
    <w:rsid w:val="00300A5D"/>
    <w:rsid w:val="00300CD6"/>
    <w:rsid w:val="003058ED"/>
    <w:rsid w:val="00310646"/>
    <w:rsid w:val="00335038"/>
    <w:rsid w:val="00344A0B"/>
    <w:rsid w:val="00347DF2"/>
    <w:rsid w:val="003746BF"/>
    <w:rsid w:val="00392702"/>
    <w:rsid w:val="00395217"/>
    <w:rsid w:val="0039797E"/>
    <w:rsid w:val="003A3F73"/>
    <w:rsid w:val="003B42F0"/>
    <w:rsid w:val="003B74ED"/>
    <w:rsid w:val="003C4C53"/>
    <w:rsid w:val="003D6271"/>
    <w:rsid w:val="003D689E"/>
    <w:rsid w:val="003E484A"/>
    <w:rsid w:val="003E7AF7"/>
    <w:rsid w:val="003F5A47"/>
    <w:rsid w:val="00404AF6"/>
    <w:rsid w:val="00405C05"/>
    <w:rsid w:val="004060F4"/>
    <w:rsid w:val="00436BF0"/>
    <w:rsid w:val="00437A3F"/>
    <w:rsid w:val="00456DEC"/>
    <w:rsid w:val="004735F3"/>
    <w:rsid w:val="00484074"/>
    <w:rsid w:val="004963BF"/>
    <w:rsid w:val="004A4305"/>
    <w:rsid w:val="004B008D"/>
    <w:rsid w:val="004B30C4"/>
    <w:rsid w:val="004B3405"/>
    <w:rsid w:val="004C7368"/>
    <w:rsid w:val="004D24AB"/>
    <w:rsid w:val="004D6204"/>
    <w:rsid w:val="004E20B4"/>
    <w:rsid w:val="004E65EC"/>
    <w:rsid w:val="0050570B"/>
    <w:rsid w:val="005172AB"/>
    <w:rsid w:val="0053244A"/>
    <w:rsid w:val="00541DF1"/>
    <w:rsid w:val="00543B5E"/>
    <w:rsid w:val="0056248D"/>
    <w:rsid w:val="00567D0D"/>
    <w:rsid w:val="0057203D"/>
    <w:rsid w:val="00574913"/>
    <w:rsid w:val="00581678"/>
    <w:rsid w:val="00581DE4"/>
    <w:rsid w:val="0058446E"/>
    <w:rsid w:val="005907F7"/>
    <w:rsid w:val="005950AB"/>
    <w:rsid w:val="005B108E"/>
    <w:rsid w:val="005D1B49"/>
    <w:rsid w:val="005D54E4"/>
    <w:rsid w:val="00603204"/>
    <w:rsid w:val="006050F0"/>
    <w:rsid w:val="00605DA8"/>
    <w:rsid w:val="0060667A"/>
    <w:rsid w:val="00613B7E"/>
    <w:rsid w:val="00654FAB"/>
    <w:rsid w:val="00665537"/>
    <w:rsid w:val="00665B7C"/>
    <w:rsid w:val="00671D2F"/>
    <w:rsid w:val="00673B3A"/>
    <w:rsid w:val="00682747"/>
    <w:rsid w:val="00684082"/>
    <w:rsid w:val="00685DF3"/>
    <w:rsid w:val="00691412"/>
    <w:rsid w:val="0069214F"/>
    <w:rsid w:val="006A0EDB"/>
    <w:rsid w:val="006A790E"/>
    <w:rsid w:val="006B51C4"/>
    <w:rsid w:val="006E272A"/>
    <w:rsid w:val="006F2A37"/>
    <w:rsid w:val="006F2F37"/>
    <w:rsid w:val="00700831"/>
    <w:rsid w:val="00703304"/>
    <w:rsid w:val="007271CB"/>
    <w:rsid w:val="00756273"/>
    <w:rsid w:val="00764BB0"/>
    <w:rsid w:val="00764BB3"/>
    <w:rsid w:val="00772661"/>
    <w:rsid w:val="0077792B"/>
    <w:rsid w:val="0079081B"/>
    <w:rsid w:val="007941EA"/>
    <w:rsid w:val="007A2AD9"/>
    <w:rsid w:val="007A5A71"/>
    <w:rsid w:val="007B3524"/>
    <w:rsid w:val="007B704F"/>
    <w:rsid w:val="007C5CC1"/>
    <w:rsid w:val="007F2C8B"/>
    <w:rsid w:val="00800259"/>
    <w:rsid w:val="008208D7"/>
    <w:rsid w:val="00820F50"/>
    <w:rsid w:val="00845CDC"/>
    <w:rsid w:val="00855BF7"/>
    <w:rsid w:val="008574E0"/>
    <w:rsid w:val="00863D4D"/>
    <w:rsid w:val="008733B8"/>
    <w:rsid w:val="00874222"/>
    <w:rsid w:val="0089206C"/>
    <w:rsid w:val="008A5A3E"/>
    <w:rsid w:val="008B4E7B"/>
    <w:rsid w:val="008B57E6"/>
    <w:rsid w:val="008B5ECA"/>
    <w:rsid w:val="008C3E0B"/>
    <w:rsid w:val="008D3619"/>
    <w:rsid w:val="008D3A2B"/>
    <w:rsid w:val="008E6F14"/>
    <w:rsid w:val="008E71B0"/>
    <w:rsid w:val="009177AE"/>
    <w:rsid w:val="009236D4"/>
    <w:rsid w:val="0094076D"/>
    <w:rsid w:val="009531B1"/>
    <w:rsid w:val="009669C6"/>
    <w:rsid w:val="0098517D"/>
    <w:rsid w:val="00990ED9"/>
    <w:rsid w:val="00992757"/>
    <w:rsid w:val="009935D2"/>
    <w:rsid w:val="00995D82"/>
    <w:rsid w:val="009A2077"/>
    <w:rsid w:val="009A22D8"/>
    <w:rsid w:val="009B6B71"/>
    <w:rsid w:val="009C0F54"/>
    <w:rsid w:val="009C3830"/>
    <w:rsid w:val="009C4549"/>
    <w:rsid w:val="009D37FF"/>
    <w:rsid w:val="009F5F16"/>
    <w:rsid w:val="009F74C6"/>
    <w:rsid w:val="009F7A39"/>
    <w:rsid w:val="009F7DF9"/>
    <w:rsid w:val="00A06D5E"/>
    <w:rsid w:val="00A11870"/>
    <w:rsid w:val="00A17E4F"/>
    <w:rsid w:val="00A271CD"/>
    <w:rsid w:val="00A272A4"/>
    <w:rsid w:val="00A455C2"/>
    <w:rsid w:val="00A46297"/>
    <w:rsid w:val="00A47FD0"/>
    <w:rsid w:val="00A74C88"/>
    <w:rsid w:val="00A8589E"/>
    <w:rsid w:val="00A8592D"/>
    <w:rsid w:val="00A87779"/>
    <w:rsid w:val="00AA2BF9"/>
    <w:rsid w:val="00AA39C2"/>
    <w:rsid w:val="00AB3B69"/>
    <w:rsid w:val="00AC6C03"/>
    <w:rsid w:val="00AD3D8B"/>
    <w:rsid w:val="00AD4BBC"/>
    <w:rsid w:val="00AD7C5F"/>
    <w:rsid w:val="00B02D4C"/>
    <w:rsid w:val="00B13E5D"/>
    <w:rsid w:val="00B20AB2"/>
    <w:rsid w:val="00B21631"/>
    <w:rsid w:val="00B246AD"/>
    <w:rsid w:val="00B256F1"/>
    <w:rsid w:val="00B604B0"/>
    <w:rsid w:val="00B64ACA"/>
    <w:rsid w:val="00B67C24"/>
    <w:rsid w:val="00B813E6"/>
    <w:rsid w:val="00B92283"/>
    <w:rsid w:val="00BE5AA2"/>
    <w:rsid w:val="00BF7D4E"/>
    <w:rsid w:val="00C04682"/>
    <w:rsid w:val="00C061E3"/>
    <w:rsid w:val="00C12517"/>
    <w:rsid w:val="00C13088"/>
    <w:rsid w:val="00C20D0D"/>
    <w:rsid w:val="00C21E0A"/>
    <w:rsid w:val="00C372FD"/>
    <w:rsid w:val="00C42252"/>
    <w:rsid w:val="00C472EC"/>
    <w:rsid w:val="00C50B26"/>
    <w:rsid w:val="00C56A64"/>
    <w:rsid w:val="00C70C72"/>
    <w:rsid w:val="00C769D3"/>
    <w:rsid w:val="00C866BF"/>
    <w:rsid w:val="00C87659"/>
    <w:rsid w:val="00C94007"/>
    <w:rsid w:val="00C9435E"/>
    <w:rsid w:val="00C96C12"/>
    <w:rsid w:val="00CC5A23"/>
    <w:rsid w:val="00CD322C"/>
    <w:rsid w:val="00CD3BE5"/>
    <w:rsid w:val="00CE69AF"/>
    <w:rsid w:val="00D01212"/>
    <w:rsid w:val="00D01F2B"/>
    <w:rsid w:val="00D07AC8"/>
    <w:rsid w:val="00D10EB6"/>
    <w:rsid w:val="00D22A9F"/>
    <w:rsid w:val="00D27F33"/>
    <w:rsid w:val="00D41C7A"/>
    <w:rsid w:val="00D41D11"/>
    <w:rsid w:val="00D45EE3"/>
    <w:rsid w:val="00D6125B"/>
    <w:rsid w:val="00D657D9"/>
    <w:rsid w:val="00D65E6D"/>
    <w:rsid w:val="00D67AB0"/>
    <w:rsid w:val="00D707F8"/>
    <w:rsid w:val="00D70BE3"/>
    <w:rsid w:val="00D85D23"/>
    <w:rsid w:val="00D91202"/>
    <w:rsid w:val="00D92C13"/>
    <w:rsid w:val="00D97C53"/>
    <w:rsid w:val="00DA26B1"/>
    <w:rsid w:val="00DA47EE"/>
    <w:rsid w:val="00DB6074"/>
    <w:rsid w:val="00DC2101"/>
    <w:rsid w:val="00DC401A"/>
    <w:rsid w:val="00DC5591"/>
    <w:rsid w:val="00DC66CB"/>
    <w:rsid w:val="00DD0D9C"/>
    <w:rsid w:val="00DD2334"/>
    <w:rsid w:val="00DF014B"/>
    <w:rsid w:val="00DF6D42"/>
    <w:rsid w:val="00E12DBA"/>
    <w:rsid w:val="00E1472E"/>
    <w:rsid w:val="00E15B0C"/>
    <w:rsid w:val="00E164C9"/>
    <w:rsid w:val="00E16E02"/>
    <w:rsid w:val="00E236DA"/>
    <w:rsid w:val="00E35D34"/>
    <w:rsid w:val="00E50714"/>
    <w:rsid w:val="00E65159"/>
    <w:rsid w:val="00E75A05"/>
    <w:rsid w:val="00EA2133"/>
    <w:rsid w:val="00EA4FC0"/>
    <w:rsid w:val="00EE0054"/>
    <w:rsid w:val="00EF0FCC"/>
    <w:rsid w:val="00EF31FB"/>
    <w:rsid w:val="00EF4287"/>
    <w:rsid w:val="00F12018"/>
    <w:rsid w:val="00F17B5D"/>
    <w:rsid w:val="00F21206"/>
    <w:rsid w:val="00F30A44"/>
    <w:rsid w:val="00F33BA5"/>
    <w:rsid w:val="00F3422A"/>
    <w:rsid w:val="00F52C4F"/>
    <w:rsid w:val="00F75B7B"/>
    <w:rsid w:val="00F8472A"/>
    <w:rsid w:val="00F85EEF"/>
    <w:rsid w:val="00F93FD6"/>
    <w:rsid w:val="00FA4B4F"/>
    <w:rsid w:val="00FA6851"/>
    <w:rsid w:val="00FB1B9E"/>
    <w:rsid w:val="00FB7EAC"/>
    <w:rsid w:val="00FC00AD"/>
    <w:rsid w:val="00FC47F9"/>
    <w:rsid w:val="00FD2DA0"/>
    <w:rsid w:val="00FD7D34"/>
    <w:rsid w:val="00FE16D6"/>
    <w:rsid w:val="00FE4980"/>
    <w:rsid w:val="00FE57FD"/>
    <w:rsid w:val="087396E2"/>
    <w:rsid w:val="0A8B1787"/>
    <w:rsid w:val="0F47F0FE"/>
    <w:rsid w:val="127B61EA"/>
    <w:rsid w:val="12C5264D"/>
    <w:rsid w:val="1E9099A4"/>
    <w:rsid w:val="20C5BCC4"/>
    <w:rsid w:val="2124FE92"/>
    <w:rsid w:val="2A492890"/>
    <w:rsid w:val="2B34DB30"/>
    <w:rsid w:val="2D566FCE"/>
    <w:rsid w:val="35AE81A7"/>
    <w:rsid w:val="38DAB04C"/>
    <w:rsid w:val="38E8E966"/>
    <w:rsid w:val="4261A13E"/>
    <w:rsid w:val="438B5CDD"/>
    <w:rsid w:val="445C584D"/>
    <w:rsid w:val="460813D4"/>
    <w:rsid w:val="4793F90F"/>
    <w:rsid w:val="49EDEF1F"/>
    <w:rsid w:val="4B7D4665"/>
    <w:rsid w:val="4D3F430D"/>
    <w:rsid w:val="4FC1D277"/>
    <w:rsid w:val="50F0B341"/>
    <w:rsid w:val="552428AB"/>
    <w:rsid w:val="58534EE2"/>
    <w:rsid w:val="6C92B5A7"/>
    <w:rsid w:val="74B05057"/>
    <w:rsid w:val="771ECDC8"/>
    <w:rsid w:val="7E132361"/>
    <w:rsid w:val="7F0F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A6422"/>
  <w15:docId w15:val="{D5CB094C-730B-45AE-914F-528B3BD3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2F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F37"/>
  </w:style>
  <w:style w:type="paragraph" w:styleId="Footer">
    <w:name w:val="footer"/>
    <w:basedOn w:val="Normal"/>
    <w:link w:val="FooterChar"/>
    <w:uiPriority w:val="99"/>
    <w:unhideWhenUsed/>
    <w:rsid w:val="006F2F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F37"/>
  </w:style>
  <w:style w:type="character" w:styleId="PageNumber">
    <w:name w:val="page number"/>
    <w:uiPriority w:val="99"/>
    <w:rsid w:val="006F2F37"/>
    <w:rPr>
      <w:rFonts w:cs="Times New Roman"/>
    </w:rPr>
  </w:style>
  <w:style w:type="paragraph" w:styleId="ListParagraph">
    <w:name w:val="List Paragraph"/>
    <w:basedOn w:val="Normal"/>
    <w:uiPriority w:val="34"/>
    <w:qFormat/>
    <w:rsid w:val="006F2F3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F01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01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01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01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14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1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14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456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56DE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6DE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6DEC"/>
    <w:rPr>
      <w:vertAlign w:val="superscript"/>
    </w:rPr>
  </w:style>
  <w:style w:type="paragraph" w:styleId="Revision">
    <w:name w:val="Revision"/>
    <w:hidden/>
    <w:uiPriority w:val="99"/>
    <w:semiHidden/>
    <w:rsid w:val="0053244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50B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B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0B26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B57E6"/>
    <w:rPr>
      <w:color w:val="666666"/>
    </w:rPr>
  </w:style>
  <w:style w:type="paragraph" w:styleId="BodyText">
    <w:name w:val="Body Text"/>
    <w:basedOn w:val="Normal"/>
    <w:link w:val="BodyTextChar"/>
    <w:rsid w:val="001A2108"/>
    <w:pPr>
      <w:tabs>
        <w:tab w:val="left" w:pos="10206"/>
      </w:tabs>
      <w:spacing w:after="0" w:line="240" w:lineRule="auto"/>
      <w:ind w:right="567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1A2108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chrome-extension://efaidnbmnnnibpcajpcglclefindmkaj/https:/iseek.un.org/system/files/annex_4_common_reporting_standards_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n.org/ohrlls/content/list-ldcs" TargetMode="External"/><Relationship Id="rId2" Type="http://schemas.openxmlformats.org/officeDocument/2006/relationships/hyperlink" Target="http://www.un.org/ohrlls/content/list-sids" TargetMode="External"/><Relationship Id="rId1" Type="http://schemas.openxmlformats.org/officeDocument/2006/relationships/hyperlink" Target="http://www.un.org/development/desa/cdpmo/user/login" TargetMode="External"/><Relationship Id="rId4" Type="http://schemas.openxmlformats.org/officeDocument/2006/relationships/hyperlink" Target="http://www.un.org/ohrlls/content/list-lldc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RAPOPOR\Downloads\RPTC_REPORTING_TEMPLATE_ACTIV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62C19CF2EE4F538ACCCEA57DFC8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C1566-DAD3-4774-B980-8E574267F8F1}"/>
      </w:docPartPr>
      <w:docPartBody>
        <w:p w:rsidR="000C67C2" w:rsidRDefault="000C67C2">
          <w:pPr>
            <w:pStyle w:val="5062C19CF2EE4F538ACCCEA57DFC8F3D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62FE6C351BB7494BBF3A2097D4243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F8C096-13F3-454B-AA1D-03AF88568F2A}"/>
      </w:docPartPr>
      <w:docPartBody>
        <w:p w:rsidR="000C67C2" w:rsidRDefault="000C67C2">
          <w:pPr>
            <w:pStyle w:val="62FE6C351BB7494BBF3A2097D4243E56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F957AC7D41F94385BFC53B63231CF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A46DD-47E8-4A7D-BAA8-2CD012509FCF}"/>
      </w:docPartPr>
      <w:docPartBody>
        <w:p w:rsidR="000C67C2" w:rsidRDefault="000C67C2">
          <w:pPr>
            <w:pStyle w:val="F957AC7D41F94385BFC53B63231CF8F6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DE1C0931FC304FB48CF0B14CE721A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E2E5A-C43D-466E-AA49-4E462E06BC85}"/>
      </w:docPartPr>
      <w:docPartBody>
        <w:p w:rsidR="000C67C2" w:rsidRDefault="000C67C2">
          <w:pPr>
            <w:pStyle w:val="DE1C0931FC304FB48CF0B14CE721A6EB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EB058108AAFF4CE59DBB1CE7CF26D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5848C-0226-4AF7-AD84-715A78C8AD75}"/>
      </w:docPartPr>
      <w:docPartBody>
        <w:p w:rsidR="000C67C2" w:rsidRDefault="000C67C2">
          <w:pPr>
            <w:pStyle w:val="EB058108AAFF4CE59DBB1CE7CF26D4FE"/>
          </w:pPr>
          <w:r w:rsidRPr="00B64AC4">
            <w:rPr>
              <w:rStyle w:val="PlaceholderText"/>
            </w:rPr>
            <w:t>Choose an item.</w:t>
          </w:r>
        </w:p>
      </w:docPartBody>
    </w:docPart>
    <w:docPart>
      <w:docPartPr>
        <w:name w:val="B44A06762A8347A5ACDC8BBBEF16E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80401-2420-4211-AC5A-A796B2775677}"/>
      </w:docPartPr>
      <w:docPartBody>
        <w:p w:rsidR="000C67C2" w:rsidRDefault="000C67C2">
          <w:pPr>
            <w:pStyle w:val="B44A06762A8347A5ACDC8BBBEF16E916"/>
          </w:pPr>
          <w:r w:rsidRPr="00A17E4F">
            <w:rPr>
              <w:rStyle w:val="PlaceholderText"/>
              <w:rFonts w:ascii="Aptos" w:hAnsi="Aptos"/>
              <w:color w:val="000000"/>
              <w:highlight w:val="lightGray"/>
              <w:shd w:val="clear" w:color="auto" w:fill="DCDCDC"/>
            </w:rPr>
            <w:t>Choose an item.</w:t>
          </w:r>
        </w:p>
      </w:docPartBody>
    </w:docPart>
    <w:docPart>
      <w:docPartPr>
        <w:name w:val="EEF87AC940974778B05BCBCE21A49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E82BA-4E08-435C-8E69-C82E2C67F6C2}"/>
      </w:docPartPr>
      <w:docPartBody>
        <w:p w:rsidR="000C67C2" w:rsidRDefault="000C67C2">
          <w:pPr>
            <w:pStyle w:val="EEF87AC940974778B05BCBCE21A49539"/>
          </w:pPr>
          <w:r w:rsidRPr="00A17E4F">
            <w:rPr>
              <w:rStyle w:val="PlaceholderText"/>
              <w:rFonts w:ascii="Aptos" w:hAnsi="Aptos"/>
              <w:color w:val="000000"/>
              <w:highlight w:val="lightGray"/>
              <w:shd w:val="clear" w:color="auto" w:fill="DCDCDC"/>
            </w:rPr>
            <w:t>Choose an item.</w:t>
          </w:r>
        </w:p>
      </w:docPartBody>
    </w:docPart>
    <w:docPart>
      <w:docPartPr>
        <w:name w:val="A5F10215CF7147B18BF57DC139E2B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CF6AE-66EF-4490-BF53-A74AB4AD4E56}"/>
      </w:docPartPr>
      <w:docPartBody>
        <w:p w:rsidR="000C67C2" w:rsidRDefault="000C67C2">
          <w:pPr>
            <w:pStyle w:val="A5F10215CF7147B18BF57DC139E2B57A"/>
          </w:pPr>
          <w:r w:rsidRPr="00B64AC4">
            <w:rPr>
              <w:rStyle w:val="PlaceholderText"/>
            </w:rPr>
            <w:t>Choose an item.</w:t>
          </w:r>
        </w:p>
      </w:docPartBody>
    </w:docPart>
    <w:docPart>
      <w:docPartPr>
        <w:name w:val="94DE9B3DEC054B7FA1978DFD72A7A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F5143-D4EE-4689-A754-4CAA7B57C7C4}"/>
      </w:docPartPr>
      <w:docPartBody>
        <w:p w:rsidR="000C67C2" w:rsidRDefault="000C67C2">
          <w:pPr>
            <w:pStyle w:val="94DE9B3DEC054B7FA1978DFD72A7AD5B"/>
          </w:pPr>
          <w:r w:rsidRPr="00A17E4F">
            <w:rPr>
              <w:rStyle w:val="PlaceholderText"/>
              <w:rFonts w:ascii="Aptos" w:hAnsi="Aptos"/>
              <w:color w:val="000000"/>
              <w:highlight w:val="lightGray"/>
              <w:shd w:val="clear" w:color="auto" w:fill="DCDCDC"/>
            </w:rPr>
            <w:t>Choose an item.</w:t>
          </w:r>
        </w:p>
      </w:docPartBody>
    </w:docPart>
    <w:docPart>
      <w:docPartPr>
        <w:name w:val="19ECCFF6845B413590BB9B20E0334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9EE5DC-EB48-48B6-A065-8DE00B7B77AD}"/>
      </w:docPartPr>
      <w:docPartBody>
        <w:p w:rsidR="000C67C2" w:rsidRDefault="000C67C2">
          <w:pPr>
            <w:pStyle w:val="19ECCFF6845B413590BB9B20E03349EE"/>
          </w:pPr>
          <w:r w:rsidRPr="00A17E4F">
            <w:rPr>
              <w:rStyle w:val="PlaceholderText"/>
              <w:rFonts w:ascii="Aptos" w:hAnsi="Aptos"/>
              <w:color w:val="000000"/>
              <w:highlight w:val="lightGray"/>
              <w:shd w:val="clear" w:color="auto" w:fill="DCDCDC"/>
            </w:rPr>
            <w:t>Choose an item.</w:t>
          </w:r>
        </w:p>
      </w:docPartBody>
    </w:docPart>
    <w:docPart>
      <w:docPartPr>
        <w:name w:val="CE5B173A908F469BB0C290458273F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F6A82-F844-467B-9139-F5E52ADBAC91}"/>
      </w:docPartPr>
      <w:docPartBody>
        <w:p w:rsidR="000C67C2" w:rsidRDefault="000C67C2">
          <w:pPr>
            <w:pStyle w:val="CE5B173A908F469BB0C290458273FDB8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CEA85BBC3FC84471B32C7FF38A90C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3578D-76D2-49ED-9E6A-FF0615E35F80}"/>
      </w:docPartPr>
      <w:docPartBody>
        <w:p w:rsidR="000C67C2" w:rsidRDefault="000C67C2">
          <w:pPr>
            <w:pStyle w:val="CEA85BBC3FC84471B32C7FF38A90CBFE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7C766DF8A6684A7B8CD44C55DD197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DEC7B-2364-44D3-B2E4-E2E03158E263}"/>
      </w:docPartPr>
      <w:docPartBody>
        <w:p w:rsidR="000C67C2" w:rsidRDefault="000C67C2">
          <w:pPr>
            <w:pStyle w:val="7C766DF8A6684A7B8CD44C55DD1976EC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CB5EFC0F9AD34BC4A761631F78237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064ED-75D2-4068-A5F8-7BFBAA6DAFFC}"/>
      </w:docPartPr>
      <w:docPartBody>
        <w:p w:rsidR="000C67C2" w:rsidRDefault="000C67C2">
          <w:pPr>
            <w:pStyle w:val="CB5EFC0F9AD34BC4A761631F7823711A"/>
          </w:pPr>
          <w:r w:rsidRPr="00510E7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2801F74FBCD4C50B6C840F55A2F6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CAC59-41BB-4EA8-904B-B0C48E678880}"/>
      </w:docPartPr>
      <w:docPartBody>
        <w:p w:rsidR="000C67C2" w:rsidRDefault="000C67C2">
          <w:pPr>
            <w:pStyle w:val="32801F74FBCD4C50B6C840F55A2F6BAA"/>
          </w:pPr>
          <w:r w:rsidRPr="00B64AC4">
            <w:rPr>
              <w:rStyle w:val="PlaceholderText"/>
            </w:rPr>
            <w:t>Choose an item.</w:t>
          </w:r>
        </w:p>
      </w:docPartBody>
    </w:docPart>
    <w:docPart>
      <w:docPartPr>
        <w:name w:val="B0B56F2BF0544B3A929B91459D66C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8C50D-B6A1-4D2D-BAC1-6ED6841E3CFC}"/>
      </w:docPartPr>
      <w:docPartBody>
        <w:p w:rsidR="000C67C2" w:rsidRDefault="000C67C2">
          <w:pPr>
            <w:pStyle w:val="B0B56F2BF0544B3A929B91459D66C9DD"/>
          </w:pPr>
          <w:r w:rsidRPr="00510E7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EBF276579CD4C179DA8FD2AB874F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DEB2C-7C12-4A52-96DA-0BE62FDC88FC}"/>
      </w:docPartPr>
      <w:docPartBody>
        <w:p w:rsidR="000C67C2" w:rsidRDefault="000C67C2">
          <w:pPr>
            <w:pStyle w:val="3EBF276579CD4C179DA8FD2AB874F6B6"/>
          </w:pPr>
          <w:r w:rsidRPr="00B64AC4">
            <w:rPr>
              <w:rStyle w:val="PlaceholderText"/>
            </w:rPr>
            <w:t>Choose an item.</w:t>
          </w:r>
        </w:p>
      </w:docPartBody>
    </w:docPart>
    <w:docPart>
      <w:docPartPr>
        <w:name w:val="1C8436A467C34D0DBF9EE45A57502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D70B8-AE2C-43DE-9DE4-7992C7D75742}"/>
      </w:docPartPr>
      <w:docPartBody>
        <w:p w:rsidR="000C67C2" w:rsidRDefault="000C67C2">
          <w:pPr>
            <w:pStyle w:val="1C8436A467C34D0DBF9EE45A575021A7"/>
          </w:pPr>
          <w:r w:rsidRPr="00510E7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980BB7D2EE84D259010257648E2D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82C5B-FBEE-4D98-816B-F728E76B165D}"/>
      </w:docPartPr>
      <w:docPartBody>
        <w:p w:rsidR="000C67C2" w:rsidRDefault="000C67C2">
          <w:pPr>
            <w:pStyle w:val="2980BB7D2EE84D259010257648E2D77C"/>
          </w:pPr>
          <w:r w:rsidRPr="00B64AC4">
            <w:rPr>
              <w:rStyle w:val="PlaceholderText"/>
            </w:rPr>
            <w:t>Choose an item.</w:t>
          </w:r>
        </w:p>
      </w:docPartBody>
    </w:docPart>
    <w:docPart>
      <w:docPartPr>
        <w:name w:val="6894DC59E9AA4F5CB21751A2632A6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5997F-DFB3-4C70-A908-63BFAF273296}"/>
      </w:docPartPr>
      <w:docPartBody>
        <w:p w:rsidR="000C67C2" w:rsidRDefault="000C67C2">
          <w:pPr>
            <w:pStyle w:val="6894DC59E9AA4F5CB21751A2632A6B57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3022D6C7EFA4454BA06774E6F1A28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2A6B8-4E8D-49C9-A00A-F3E2E5EF3CB7}"/>
      </w:docPartPr>
      <w:docPartBody>
        <w:p w:rsidR="000C67C2" w:rsidRDefault="000C67C2">
          <w:pPr>
            <w:pStyle w:val="3022D6C7EFA4454BA06774E6F1A28FA9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507B59C7255246389269D0DFCB00A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D428A-BE5A-4ABC-9BE7-12E5D2A9970B}"/>
      </w:docPartPr>
      <w:docPartBody>
        <w:p w:rsidR="000C67C2" w:rsidRDefault="000C67C2">
          <w:pPr>
            <w:pStyle w:val="507B59C7255246389269D0DFCB00A726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524A47DE31BA4B2A96C97EBD796587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B9077-76FF-4026-96C9-4B0645CCFB56}"/>
      </w:docPartPr>
      <w:docPartBody>
        <w:p w:rsidR="000C67C2" w:rsidRDefault="000C67C2">
          <w:pPr>
            <w:pStyle w:val="524A47DE31BA4B2A96C97EBD79658712"/>
          </w:pPr>
          <w:r w:rsidRPr="001A7D32">
            <w:rPr>
              <w:rStyle w:val="PlaceholderText"/>
            </w:rPr>
            <w:t>Choose an item.</w:t>
          </w:r>
        </w:p>
      </w:docPartBody>
    </w:docPart>
    <w:docPart>
      <w:docPartPr>
        <w:name w:val="DB9E9390273A42919B1F7504136DD0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40DDC-762C-421E-9798-518C43928E6E}"/>
      </w:docPartPr>
      <w:docPartBody>
        <w:p w:rsidR="000C67C2" w:rsidRDefault="000C67C2">
          <w:pPr>
            <w:pStyle w:val="DB9E9390273A42919B1F7504136DD0C7"/>
          </w:pPr>
          <w:r w:rsidRPr="00306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A26E774947431C92E35ACD00832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20C1C-507B-4B7D-9328-EC0B2EAA2741}"/>
      </w:docPartPr>
      <w:docPartBody>
        <w:p w:rsidR="000C67C2" w:rsidRDefault="000C67C2">
          <w:pPr>
            <w:pStyle w:val="96A26E774947431C92E35ACD00832E2E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0FDA9BCEB4524B49BDC0A34443DEC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52878-3719-4744-BE8C-8E3F1A7041F2}"/>
      </w:docPartPr>
      <w:docPartBody>
        <w:p w:rsidR="000C67C2" w:rsidRDefault="000C67C2">
          <w:pPr>
            <w:pStyle w:val="0FDA9BCEB4524B49BDC0A34443DEC3DB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4D44E53276FD4AF6A3D488D92BA6E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A9076-CA67-436B-98EE-9F86209F95CB}"/>
      </w:docPartPr>
      <w:docPartBody>
        <w:p w:rsidR="000C67C2" w:rsidRDefault="000C67C2">
          <w:pPr>
            <w:pStyle w:val="4D44E53276FD4AF6A3D488D92BA6E808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4943BDF7180A4F16922779A39EE22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DE99F-D72B-4CE1-AA65-242B31AF0F5F}"/>
      </w:docPartPr>
      <w:docPartBody>
        <w:p w:rsidR="000C67C2" w:rsidRDefault="000C67C2">
          <w:pPr>
            <w:pStyle w:val="4943BDF7180A4F16922779A39EE228FA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FD18C8E8D1D2487D8EB550142D5AD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E8B2E-1D3D-4F9B-AEC9-A3EF0E24011F}"/>
      </w:docPartPr>
      <w:docPartBody>
        <w:p w:rsidR="000C67C2" w:rsidRDefault="000C67C2">
          <w:pPr>
            <w:pStyle w:val="FD18C8E8D1D2487D8EB550142D5AD8F3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30C61B4286E34EB09FBD3A3903F90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8B35B-CBDD-47AB-BDEA-D664A9F0678D}"/>
      </w:docPartPr>
      <w:docPartBody>
        <w:p w:rsidR="000C67C2" w:rsidRDefault="000C67C2">
          <w:pPr>
            <w:pStyle w:val="30C61B4286E34EB09FBD3A3903F90F1A"/>
          </w:pPr>
          <w:r w:rsidRPr="00AD7C0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8A3E0E57E649BA92BA4C537B4F5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28B12-BABF-4782-8983-AEE07C98ED6C}"/>
      </w:docPartPr>
      <w:docPartBody>
        <w:p w:rsidR="000C67C2" w:rsidRDefault="000C67C2">
          <w:pPr>
            <w:pStyle w:val="418A3E0E57E649BA92BA4C537B4F5C2E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00FB47C869434F9F9C4F79B45A222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9EE02-D7A8-4EBB-84EC-00CA6363243E}"/>
      </w:docPartPr>
      <w:docPartBody>
        <w:p w:rsidR="000C67C2" w:rsidRDefault="000C67C2">
          <w:pPr>
            <w:pStyle w:val="00FB47C869434F9F9C4F79B45A22206A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F1C20508289242298D0D4430C5480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D4B09-5120-43AD-9E81-F858B924BE5E}"/>
      </w:docPartPr>
      <w:docPartBody>
        <w:p w:rsidR="000C67C2" w:rsidRDefault="000C67C2">
          <w:pPr>
            <w:pStyle w:val="F1C20508289242298D0D4430C5480BBE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551BEE8C80B54D0592CD48D368472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3C279-BB44-403E-B451-117E905B9444}"/>
      </w:docPartPr>
      <w:docPartBody>
        <w:p w:rsidR="000C67C2" w:rsidRDefault="000C67C2">
          <w:pPr>
            <w:pStyle w:val="551BEE8C80B54D0592CD48D368472157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C484B88D2CC34CA09BCE969BF3B11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63E4B-849C-4B16-A725-CE425784DA8F}"/>
      </w:docPartPr>
      <w:docPartBody>
        <w:p w:rsidR="000C67C2" w:rsidRDefault="000C67C2">
          <w:pPr>
            <w:pStyle w:val="C484B88D2CC34CA09BCE969BF3B112A9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480E5B05E64644D7BB9DD22D24708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714F1-8316-4516-9483-89375EC42799}"/>
      </w:docPartPr>
      <w:docPartBody>
        <w:p w:rsidR="000C67C2" w:rsidRDefault="000C67C2">
          <w:pPr>
            <w:pStyle w:val="480E5B05E64644D7BB9DD22D247084AE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426A4EC20B6C406AB8F1556C56C77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F6625-6379-43E0-B7D2-2D01473190B6}"/>
      </w:docPartPr>
      <w:docPartBody>
        <w:p w:rsidR="000C67C2" w:rsidRDefault="000C67C2">
          <w:pPr>
            <w:pStyle w:val="426A4EC20B6C406AB8F1556C56C77D8E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9E58DD1A325841BA9EF6CB1BBE790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5F8A3-14E8-4C51-BEE6-8BBEC42CDD4C}"/>
      </w:docPartPr>
      <w:docPartBody>
        <w:p w:rsidR="000C67C2" w:rsidRDefault="000C67C2">
          <w:pPr>
            <w:pStyle w:val="9E58DD1A325841BA9EF6CB1BBE790590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256EB19685C740CEA3840CB9E27FB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407F0-82D4-40A6-A6C2-1547CDE522A2}"/>
      </w:docPartPr>
      <w:docPartBody>
        <w:p w:rsidR="000C67C2" w:rsidRDefault="000C67C2">
          <w:pPr>
            <w:pStyle w:val="256EB19685C740CEA3840CB9E27FB15D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BBEC5346BE584A63BB4D0E6DAC4D6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27519-8C98-461F-B8B3-B794A0AD5476}"/>
      </w:docPartPr>
      <w:docPartBody>
        <w:p w:rsidR="000C67C2" w:rsidRDefault="000C67C2">
          <w:pPr>
            <w:pStyle w:val="BBEC5346BE584A63BB4D0E6DAC4D6C3C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2AEC3693CA6A4907BE2FF8E018BC9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F9B00-0560-4750-AD43-8474432079E2}"/>
      </w:docPartPr>
      <w:docPartBody>
        <w:p w:rsidR="000C67C2" w:rsidRDefault="000C67C2">
          <w:pPr>
            <w:pStyle w:val="2AEC3693CA6A4907BE2FF8E018BC9B0A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B4DBCFF5B76941929AC8A147F1080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4BF718-9A0D-4851-92D2-B41D0F4A3C2A}"/>
      </w:docPartPr>
      <w:docPartBody>
        <w:p w:rsidR="000C67C2" w:rsidRDefault="000C67C2">
          <w:pPr>
            <w:pStyle w:val="B4DBCFF5B76941929AC8A147F10804F2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  <w:docPart>
      <w:docPartPr>
        <w:name w:val="DBA31EF3FD594EE2ACE896BF6A74BE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81C6B-6E71-427F-A631-5999F12F15A4}"/>
      </w:docPartPr>
      <w:docPartBody>
        <w:p w:rsidR="000C67C2" w:rsidRDefault="000C67C2">
          <w:pPr>
            <w:pStyle w:val="DBA31EF3FD594EE2ACE896BF6A74BE13"/>
          </w:pPr>
          <w:r w:rsidRPr="00A17E4F">
            <w:rPr>
              <w:rStyle w:val="PlaceholderText"/>
              <w:rFonts w:ascii="Aptos" w:hAnsi="Aptos"/>
              <w:color w:val="000000"/>
              <w:shd w:val="clear" w:color="auto" w:fill="DCDCDC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C2"/>
    <w:rsid w:val="00015262"/>
    <w:rsid w:val="000C67C2"/>
    <w:rsid w:val="00A74C88"/>
    <w:rsid w:val="00BF256F"/>
    <w:rsid w:val="00C372FD"/>
    <w:rsid w:val="00CD2927"/>
    <w:rsid w:val="00EB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5062C19CF2EE4F538ACCCEA57DFC8F3D">
    <w:name w:val="5062C19CF2EE4F538ACCCEA57DFC8F3D"/>
  </w:style>
  <w:style w:type="paragraph" w:customStyle="1" w:styleId="62FE6C351BB7494BBF3A2097D4243E56">
    <w:name w:val="62FE6C351BB7494BBF3A2097D4243E56"/>
  </w:style>
  <w:style w:type="paragraph" w:customStyle="1" w:styleId="F957AC7D41F94385BFC53B63231CF8F6">
    <w:name w:val="F957AC7D41F94385BFC53B63231CF8F6"/>
  </w:style>
  <w:style w:type="paragraph" w:customStyle="1" w:styleId="DE1C0931FC304FB48CF0B14CE721A6EB">
    <w:name w:val="DE1C0931FC304FB48CF0B14CE721A6EB"/>
  </w:style>
  <w:style w:type="paragraph" w:customStyle="1" w:styleId="EB058108AAFF4CE59DBB1CE7CF26D4FE">
    <w:name w:val="EB058108AAFF4CE59DBB1CE7CF26D4FE"/>
  </w:style>
  <w:style w:type="paragraph" w:customStyle="1" w:styleId="B44A06762A8347A5ACDC8BBBEF16E916">
    <w:name w:val="B44A06762A8347A5ACDC8BBBEF16E916"/>
  </w:style>
  <w:style w:type="paragraph" w:customStyle="1" w:styleId="EEF87AC940974778B05BCBCE21A49539">
    <w:name w:val="EEF87AC940974778B05BCBCE21A49539"/>
  </w:style>
  <w:style w:type="paragraph" w:customStyle="1" w:styleId="A5F10215CF7147B18BF57DC139E2B57A">
    <w:name w:val="A5F10215CF7147B18BF57DC139E2B57A"/>
  </w:style>
  <w:style w:type="paragraph" w:customStyle="1" w:styleId="94DE9B3DEC054B7FA1978DFD72A7AD5B">
    <w:name w:val="94DE9B3DEC054B7FA1978DFD72A7AD5B"/>
  </w:style>
  <w:style w:type="paragraph" w:customStyle="1" w:styleId="19ECCFF6845B413590BB9B20E03349EE">
    <w:name w:val="19ECCFF6845B413590BB9B20E03349EE"/>
  </w:style>
  <w:style w:type="paragraph" w:customStyle="1" w:styleId="CE5B173A908F469BB0C290458273FDB8">
    <w:name w:val="CE5B173A908F469BB0C290458273FDB8"/>
  </w:style>
  <w:style w:type="paragraph" w:customStyle="1" w:styleId="CEA85BBC3FC84471B32C7FF38A90CBFE">
    <w:name w:val="CEA85BBC3FC84471B32C7FF38A90CBFE"/>
  </w:style>
  <w:style w:type="paragraph" w:customStyle="1" w:styleId="7C766DF8A6684A7B8CD44C55DD1976EC">
    <w:name w:val="7C766DF8A6684A7B8CD44C55DD1976EC"/>
  </w:style>
  <w:style w:type="paragraph" w:customStyle="1" w:styleId="CB5EFC0F9AD34BC4A761631F7823711A">
    <w:name w:val="CB5EFC0F9AD34BC4A761631F7823711A"/>
  </w:style>
  <w:style w:type="paragraph" w:customStyle="1" w:styleId="32801F74FBCD4C50B6C840F55A2F6BAA">
    <w:name w:val="32801F74FBCD4C50B6C840F55A2F6BAA"/>
  </w:style>
  <w:style w:type="paragraph" w:customStyle="1" w:styleId="B0B56F2BF0544B3A929B91459D66C9DD">
    <w:name w:val="B0B56F2BF0544B3A929B91459D66C9DD"/>
  </w:style>
  <w:style w:type="paragraph" w:customStyle="1" w:styleId="3EBF276579CD4C179DA8FD2AB874F6B6">
    <w:name w:val="3EBF276579CD4C179DA8FD2AB874F6B6"/>
  </w:style>
  <w:style w:type="paragraph" w:customStyle="1" w:styleId="1C8436A467C34D0DBF9EE45A575021A7">
    <w:name w:val="1C8436A467C34D0DBF9EE45A575021A7"/>
  </w:style>
  <w:style w:type="paragraph" w:customStyle="1" w:styleId="2980BB7D2EE84D259010257648E2D77C">
    <w:name w:val="2980BB7D2EE84D259010257648E2D77C"/>
  </w:style>
  <w:style w:type="paragraph" w:customStyle="1" w:styleId="6894DC59E9AA4F5CB21751A2632A6B57">
    <w:name w:val="6894DC59E9AA4F5CB21751A2632A6B57"/>
  </w:style>
  <w:style w:type="paragraph" w:customStyle="1" w:styleId="3022D6C7EFA4454BA06774E6F1A28FA9">
    <w:name w:val="3022D6C7EFA4454BA06774E6F1A28FA9"/>
  </w:style>
  <w:style w:type="paragraph" w:customStyle="1" w:styleId="507B59C7255246389269D0DFCB00A726">
    <w:name w:val="507B59C7255246389269D0DFCB00A726"/>
  </w:style>
  <w:style w:type="paragraph" w:customStyle="1" w:styleId="524A47DE31BA4B2A96C97EBD79658712">
    <w:name w:val="524A47DE31BA4B2A96C97EBD79658712"/>
  </w:style>
  <w:style w:type="paragraph" w:customStyle="1" w:styleId="DB9E9390273A42919B1F7504136DD0C7">
    <w:name w:val="DB9E9390273A42919B1F7504136DD0C7"/>
  </w:style>
  <w:style w:type="paragraph" w:customStyle="1" w:styleId="96A26E774947431C92E35ACD00832E2E">
    <w:name w:val="96A26E774947431C92E35ACD00832E2E"/>
  </w:style>
  <w:style w:type="paragraph" w:customStyle="1" w:styleId="0FDA9BCEB4524B49BDC0A34443DEC3DB">
    <w:name w:val="0FDA9BCEB4524B49BDC0A34443DEC3DB"/>
  </w:style>
  <w:style w:type="paragraph" w:customStyle="1" w:styleId="4D44E53276FD4AF6A3D488D92BA6E808">
    <w:name w:val="4D44E53276FD4AF6A3D488D92BA6E808"/>
  </w:style>
  <w:style w:type="paragraph" w:customStyle="1" w:styleId="65AFEBC1834A4D2899D9BB413937D65D">
    <w:name w:val="65AFEBC1834A4D2899D9BB413937D65D"/>
  </w:style>
  <w:style w:type="paragraph" w:customStyle="1" w:styleId="A28FD89618D14C7687FD8D27A9F97683">
    <w:name w:val="A28FD89618D14C7687FD8D27A9F97683"/>
  </w:style>
  <w:style w:type="paragraph" w:customStyle="1" w:styleId="4943BDF7180A4F16922779A39EE228FA">
    <w:name w:val="4943BDF7180A4F16922779A39EE228FA"/>
  </w:style>
  <w:style w:type="paragraph" w:customStyle="1" w:styleId="FD18C8E8D1D2487D8EB550142D5AD8F3">
    <w:name w:val="FD18C8E8D1D2487D8EB550142D5AD8F3"/>
  </w:style>
  <w:style w:type="paragraph" w:customStyle="1" w:styleId="30C61B4286E34EB09FBD3A3903F90F1A">
    <w:name w:val="30C61B4286E34EB09FBD3A3903F90F1A"/>
  </w:style>
  <w:style w:type="paragraph" w:customStyle="1" w:styleId="418A3E0E57E649BA92BA4C537B4F5C2E">
    <w:name w:val="418A3E0E57E649BA92BA4C537B4F5C2E"/>
  </w:style>
  <w:style w:type="paragraph" w:customStyle="1" w:styleId="00FB47C869434F9F9C4F79B45A22206A">
    <w:name w:val="00FB47C869434F9F9C4F79B45A22206A"/>
  </w:style>
  <w:style w:type="paragraph" w:customStyle="1" w:styleId="F1C20508289242298D0D4430C5480BBE">
    <w:name w:val="F1C20508289242298D0D4430C5480BBE"/>
  </w:style>
  <w:style w:type="paragraph" w:customStyle="1" w:styleId="551BEE8C80B54D0592CD48D368472157">
    <w:name w:val="551BEE8C80B54D0592CD48D368472157"/>
  </w:style>
  <w:style w:type="paragraph" w:customStyle="1" w:styleId="C484B88D2CC34CA09BCE969BF3B112A9">
    <w:name w:val="C484B88D2CC34CA09BCE969BF3B112A9"/>
  </w:style>
  <w:style w:type="paragraph" w:customStyle="1" w:styleId="480E5B05E64644D7BB9DD22D247084AE">
    <w:name w:val="480E5B05E64644D7BB9DD22D247084AE"/>
  </w:style>
  <w:style w:type="paragraph" w:customStyle="1" w:styleId="426A4EC20B6C406AB8F1556C56C77D8E">
    <w:name w:val="426A4EC20B6C406AB8F1556C56C77D8E"/>
  </w:style>
  <w:style w:type="paragraph" w:customStyle="1" w:styleId="9E58DD1A325841BA9EF6CB1BBE790590">
    <w:name w:val="9E58DD1A325841BA9EF6CB1BBE790590"/>
  </w:style>
  <w:style w:type="paragraph" w:customStyle="1" w:styleId="256EB19685C740CEA3840CB9E27FB15D">
    <w:name w:val="256EB19685C740CEA3840CB9E27FB15D"/>
  </w:style>
  <w:style w:type="paragraph" w:customStyle="1" w:styleId="BBEC5346BE584A63BB4D0E6DAC4D6C3C">
    <w:name w:val="BBEC5346BE584A63BB4D0E6DAC4D6C3C"/>
  </w:style>
  <w:style w:type="paragraph" w:customStyle="1" w:styleId="2AEC3693CA6A4907BE2FF8E018BC9B0A">
    <w:name w:val="2AEC3693CA6A4907BE2FF8E018BC9B0A"/>
  </w:style>
  <w:style w:type="paragraph" w:customStyle="1" w:styleId="B4DBCFF5B76941929AC8A147F10804F2">
    <w:name w:val="B4DBCFF5B76941929AC8A147F10804F2"/>
  </w:style>
  <w:style w:type="paragraph" w:customStyle="1" w:styleId="DBA31EF3FD594EE2ACE896BF6A74BE13">
    <w:name w:val="DBA31EF3FD594EE2ACE896BF6A74B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1011FD5C6FA94692668CCBB0B001B7" ma:contentTypeVersion="21" ma:contentTypeDescription="Create a new document." ma:contentTypeScope="" ma:versionID="ba074d4234dccb2bf140711f7a075e07">
  <xsd:schema xmlns:xsd="http://www.w3.org/2001/XMLSchema" xmlns:xs="http://www.w3.org/2001/XMLSchema" xmlns:p="http://schemas.microsoft.com/office/2006/metadata/properties" xmlns:ns2="ab3074b2-a2f2-40d4-95db-4d8bfc6beab8" xmlns:ns3="d7fe1d00-5f92-4dfb-a8df-252d5220b019" xmlns:ns4="985ec44e-1bab-4c0b-9df0-6ba128686fc9" targetNamespace="http://schemas.microsoft.com/office/2006/metadata/properties" ma:root="true" ma:fieldsID="af48b3898e45978cf375538d9691486c" ns2:_="" ns3:_="" ns4:_="">
    <xsd:import namespace="ab3074b2-a2f2-40d4-95db-4d8bfc6beab8"/>
    <xsd:import namespace="d7fe1d00-5f92-4dfb-a8df-252d5220b019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074b2-a2f2-40d4-95db-4d8bfc6bea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7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e1d00-5f92-4dfb-a8df-252d5220b0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bb1b69b-34e0-4913-bead-4b67d93edaaa}" ma:internalName="TaxCatchAll" ma:showField="CatchAllData" ma:web="d7fe1d00-5f92-4dfb-a8df-252d5220b0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5ec44e-1bab-4c0b-9df0-6ba128686fc9" xsi:nil="true"/>
    <lcf76f155ced4ddcb4097134ff3c332f xmlns="ab3074b2-a2f2-40d4-95db-4d8bfc6beab8">
      <Terms xmlns="http://schemas.microsoft.com/office/infopath/2007/PartnerControls"/>
    </lcf76f155ced4ddcb4097134ff3c332f>
    <Notes xmlns="ab3074b2-a2f2-40d4-95db-4d8bfc6beab8" xsi:nil="true"/>
    <_Flow_SignoffStatus xmlns="ab3074b2-a2f2-40d4-95db-4d8bfc6beab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23D45-F48F-480F-81D5-122BA7833A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3074b2-a2f2-40d4-95db-4d8bfc6beab8"/>
    <ds:schemaRef ds:uri="d7fe1d00-5f92-4dfb-a8df-252d5220b019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3550D6-4B9C-49ED-80B8-ECEAC9D50C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EF1C8B-9087-4F33-B5D9-AC87A221C4FE}">
  <ds:schemaRefs>
    <ds:schemaRef ds:uri="http://schemas.microsoft.com/office/2006/metadata/properties"/>
    <ds:schemaRef ds:uri="http://schemas.microsoft.com/office/infopath/2007/PartnerControls"/>
    <ds:schemaRef ds:uri="985ec44e-1bab-4c0b-9df0-6ba128686fc9"/>
    <ds:schemaRef ds:uri="ab3074b2-a2f2-40d4-95db-4d8bfc6beab8"/>
  </ds:schemaRefs>
</ds:datastoreItem>
</file>

<file path=customXml/itemProps4.xml><?xml version="1.0" encoding="utf-8"?>
<ds:datastoreItem xmlns:ds="http://schemas.openxmlformats.org/officeDocument/2006/customXml" ds:itemID="{7F8B20CB-2175-4422-B482-B90BA057CE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RPTC_REPORTING_TEMPLATE_ACTIVITY</Template>
  <TotalTime>3</TotalTime>
  <Pages>4</Pages>
  <Words>1026</Words>
  <Characters>5236</Characters>
  <Application>Microsoft Office Word</Application>
  <DocSecurity>0</DocSecurity>
  <Lines>290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Ronen Rapoport</dc:creator>
  <cp:lastModifiedBy>Ronen Rapoport</cp:lastModifiedBy>
  <cp:revision>3</cp:revision>
  <cp:lastPrinted>2023-03-15T21:10:00Z</cp:lastPrinted>
  <dcterms:created xsi:type="dcterms:W3CDTF">2026-01-21T20:32:00Z</dcterms:created>
  <dcterms:modified xsi:type="dcterms:W3CDTF">2026-05-21T23:04:00Z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0x0101004A1011FD5C6FA94692668CCBB0B001B7</vt:lpwstr>
  </property>
  <property fmtid="{D5CDD505-2E9C-101B-9397-08002B2CF9AE}" pid="3" name="MediaServiceImageTags">
    <vt:lpwstr/>
  </property>
</Properties>
</file>